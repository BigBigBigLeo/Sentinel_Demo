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w:t>
        <w:br w:type="textWrapping"/>
        <w:t xml:space="preserve">内部战略白皮书 V1.3.1</w:t>
      </w:r>
    </w:p>
    <w:p w:rsidR="00000000" w:rsidDel="00000000" w:rsidP="00000000" w:rsidRDefault="00000000" w:rsidRPr="00000000" w14:paraId="0000000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副标题</w:t>
        <w:br w:type="textWrapping"/>
        <w:t xml:space="preserve">农业结构性收入解锁的可审计决策操作系统（Decision OS）</w:t>
      </w:r>
    </w:p>
    <w:p w:rsidR="00000000" w:rsidDel="00000000" w:rsidP="00000000" w:rsidRDefault="00000000" w:rsidRPr="00000000" w14:paraId="0000000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文档属性</w:t>
        <w:br w:type="textWrapping"/>
        <w:t xml:space="preserve">Confidential | Internal Use Only</w:t>
        <w:br w:type="textWrapping"/>
        <w:t xml:space="preserve">Founder-only / Board / Early Strategic Partners</w:t>
      </w:r>
    </w:p>
    <w:p w:rsidR="00000000" w:rsidDel="00000000" w:rsidP="00000000" w:rsidRDefault="00000000" w:rsidRPr="00000000" w14:paraId="0000000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版本信息</w:t>
        <w:br w:type="textWrapping"/>
        <w:t xml:space="preserve">Version：V1.3.1</w:t>
        <w:br w:type="textWrapping"/>
        <w:t xml:space="preserve">Date：2026年1月31日</w:t>
      </w:r>
    </w:p>
    <w:p w:rsidR="00000000" w:rsidDel="00000000" w:rsidP="00000000" w:rsidRDefault="00000000" w:rsidRPr="00000000" w14:paraId="0000000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文档定位说明</w:t>
        <w:br w:type="textWrapping"/>
        <w:t xml:space="preserve">本文件为 Sentinel 的战略母文档（Single Source of Truth）。</w:t>
        <w:br w:type="textWrapping"/>
        <w:t xml:space="preserve">所有对外 BP、Pitch Deck、合作方案、政策沟通材料，均须以本文件为唯一事实源裁剪生成。</w:t>
        <w:br w:type="textWrapping"/>
        <w:t xml:space="preserve">本文件不承担市场宣传、技术规格书或证据仓库职责。技术细节、数据推导、法规条文对照与样例模板统一下沉附录。</w:t>
      </w:r>
    </w:p>
    <w:p w:rsidR="00000000" w:rsidDel="00000000" w:rsidP="00000000" w:rsidRDefault="00000000" w:rsidRPr="00000000" w14:paraId="00000006">
      <w:pPr>
        <w:spacing w:after="0" w:line="240" w:lineRule="auto"/>
        <w:rPr>
          <w:rFonts w:ascii="Microsoft Yahei" w:cs="Microsoft Yahei" w:eastAsia="Microsoft Yahei" w:hAnsi="Microsoft Yahei"/>
          <w:sz w:val="20"/>
          <w:szCs w:val="20"/>
        </w:rPr>
      </w:pPr>
      <w:r w:rsidDel="00000000" w:rsidR="00000000" w:rsidRPr="00000000">
        <w:rPr>
          <w:rtl w:val="0"/>
        </w:rPr>
      </w:r>
    </w:p>
    <w:p w:rsidR="00000000" w:rsidDel="00000000" w:rsidP="00000000" w:rsidRDefault="00000000" w:rsidRPr="00000000" w14:paraId="00000007">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Version Notes &amp; Reading Guide</w:t>
        <w:br w:type="textWrapping"/>
        <w:t xml:space="preserve">版本说明与阅读指南</w:t>
      </w:r>
    </w:p>
    <w:p w:rsidR="00000000" w:rsidDel="00000000" w:rsidP="00000000" w:rsidRDefault="00000000" w:rsidRPr="00000000" w14:paraId="0000000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本章目的</w:t>
        <w:br w:type="textWrapping"/>
        <w:t xml:space="preserve">在有限篇幅内解决四个问题：</w:t>
        <w:br w:type="textWrapping"/>
        <w:t xml:space="preserve">第一，本版本为何必须存在；第二，V1.3.1 相对 V1.3 修复了什么结构性缺口；第三，哪些原则在版本迭代中保持不变；第四，如何使用本白皮书与附录体系，避免“正文过载、附录缺位”或“对外口径漂移”。</w:t>
      </w:r>
    </w:p>
    <w:p w:rsidR="00000000" w:rsidDel="00000000" w:rsidP="00000000" w:rsidRDefault="00000000" w:rsidRPr="00000000" w14:paraId="0000000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0.1 版本演进的事实链：V1.2 → V1.3 → V1.3.1</w:t>
        <w:br w:type="textWrapping"/>
        <w:t xml:space="preserve">V1.2 的核心任务，是把 Sentinel 从“农业 AI 能做什么”的讨论中抽离出来，建立一套可被工程化与治理的系统判断：农业的根本难点在于高不确定性与强物理约束，必须用可审计、可追责、可回滚的决策系统去替代经验兜底。V1.2 因而确立了三条长期红线：终端中立、先软后硬、AI 是可审计工具。</w:t>
      </w:r>
    </w:p>
    <w:p w:rsidR="00000000" w:rsidDel="00000000" w:rsidP="00000000" w:rsidRDefault="00000000" w:rsidRPr="00000000" w14:paraId="0000000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 的核心升级，是对商业心理账户与资本叙事上限的纠偏：单纯的“风险缓释”虽然真实，但在客户与投资人的定价逻辑中存在天花板。V1.3 将主叙事前移为“结构性收入解锁”，以结构性收入流失（Structural Revenue Leakage, SRL）统一解释高价值作物中由于关键决策窗口错失、等级折损与合规失配带来的长期损失，并以蓝莓、鲜切花等强约束作物作为验证载体。</w:t>
      </w:r>
    </w:p>
    <w:p w:rsidR="00000000" w:rsidDel="00000000" w:rsidP="00000000" w:rsidRDefault="00000000" w:rsidRPr="00000000" w14:paraId="0000000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V1.3.1 的必要性来自 V1.3 转向“进攻叙事”后暴露的结构性风险：当价值主张从“少亏”升级为“多赚”，系统必须同步补齐边界、责任与制度采信三个层面的承诺结构，否则会在融资、对赌分润、合规沟通与规模化交付中形成不可控风险。V1.3.1 的定位不是再一次叙事转向，而是一次“底盘升级”：在保持进攻叙事的同时，把系统严谨度与治理强度提升到不低于 V1.2 的水平，并将其适配到结果相关的商业形态。</w:t>
      </w:r>
    </w:p>
    <w:p w:rsidR="00000000" w:rsidDel="00000000" w:rsidP="00000000" w:rsidRDefault="00000000" w:rsidRPr="00000000" w14:paraId="0000000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0.2 V1.3 的结构性缺口与 V1.3.1 的修复目标</w:t>
        <w:br w:type="textWrapping"/>
        <w:t xml:space="preserve">本版本针对 V1.3 的问题，不以“内容增加”为目标，而以“结构闭合”为目标。修复集中在三类缺口：</w:t>
      </w:r>
    </w:p>
    <w:p w:rsidR="00000000" w:rsidDel="00000000" w:rsidP="00000000" w:rsidRDefault="00000000" w:rsidRPr="00000000" w14:paraId="0000000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第一类缺口：进攻叙事缺乏物理与制度边界。</w:t>
        <w:br w:type="textWrapping"/>
        <w:t xml:space="preserve">在强调“抢等级溢价、解锁增量”的语境下，如果不明确系统能力的物理边界，读者容易将 Sentinel 误解为“提升等级的万能引擎”。这不仅会造成销售与交付预期偏差，也会在对赌或结果相关收费中引入法律与信用风险。V1.3.1 将引入并显性化两条边界：生物学上限（Biological Ceiling）与制度边界（合规要求与市场准入规则）。</w:t>
      </w:r>
    </w:p>
    <w:p w:rsidR="00000000" w:rsidDel="00000000" w:rsidP="00000000" w:rsidRDefault="00000000" w:rsidRPr="00000000" w14:paraId="0000000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第二类缺口：结果参与升级，但责任结构未闭合。</w:t>
        <w:br w:type="textWrapping"/>
        <w:t xml:space="preserve">V1.3 强化分润与对赌式变现是合理方向，但一旦收入与结果绑定，必须回答“终端中立”条件下如何识别执行偏差并隔离责任。否则系统要么被迫走向硬件绑定，要么承担不可控的无限责任。V1.3.1 将“执行指纹（Execution Fingerprint）”作为系统级机制写入产品章：Sentinel 不控制硬件，但校验处方与执行一致性；偏差即时被审计标注，从而完成责任切换与边界声明。</w:t>
      </w:r>
    </w:p>
    <w:p w:rsidR="00000000" w:rsidDel="00000000" w:rsidP="00000000" w:rsidRDefault="00000000" w:rsidRPr="00000000" w14:paraId="0000001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第三类缺口：审计资产化缺乏制度锚点与采信对象。</w:t>
        <w:br w:type="textWrapping"/>
        <w:t xml:space="preserve">审计如果只被描述为“重要能力”，无法支撑“审计即产品”的变现逻辑。V1.3.1 明确把审计定义为制度接口：审计字段与结构对齐关键制度对象（例如 FSMA 204 的关键追踪事件与关键数据要素、以及 Global G.A.P. 等通用认证体系的过程证据要求），并明确审计产物在准入、定级与保险/争议处置中的现实效力。</w:t>
      </w:r>
    </w:p>
    <w:p w:rsidR="00000000" w:rsidDel="00000000" w:rsidP="00000000" w:rsidRDefault="00000000" w:rsidRPr="00000000" w14:paraId="0000001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0.3 V1.3.1 的三条修复原则（冻结为写作约束）</w:t>
        <w:br w:type="textWrapping"/>
        <w:t xml:space="preserve">为避免 V1.3 的结构性缺口在后续章节以不同形式反复出现，V1.3.1 将以下三条原则作为贯穿全文的写作约束与治理约束：</w:t>
      </w:r>
    </w:p>
    <w:p w:rsidR="00000000" w:rsidDel="00000000" w:rsidP="00000000" w:rsidRDefault="00000000" w:rsidRPr="00000000" w14:paraId="0000001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原则一：进攻必须以内生防御为前提。</w:t>
        <w:br w:type="textWrapping"/>
        <w:t xml:space="preserve">“收入解锁”不是替代风险治理，而是建立在风险治理之上的上层价值。本文将采用双层价值模型：底层为 Safety Net（生存底线与合规底线），上层为 Growth Engine（等级结构优化与渠道溢价解锁）。</w:t>
      </w:r>
    </w:p>
    <w:p w:rsidR="00000000" w:rsidDel="00000000" w:rsidP="00000000" w:rsidRDefault="00000000" w:rsidRPr="00000000" w14:paraId="0000001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原则二：结果相关变现必须有责任隔离机制。</w:t>
        <w:br w:type="textWrapping"/>
        <w:t xml:space="preserve">任何分润、对赌或结果挂钩收费，必须以可审计的责任链为前提。系统需能够区分“决策有效性问题”与“执行偏差问题”，并在审计产物中形成可对外解释的责任标注。</w:t>
      </w:r>
    </w:p>
    <w:p w:rsidR="00000000" w:rsidDel="00000000" w:rsidP="00000000" w:rsidRDefault="00000000" w:rsidRPr="00000000" w14:paraId="0000001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原则三：审计必须对应明确制度对象与采信路径。</w:t>
        <w:br w:type="textWrapping"/>
        <w:t xml:space="preserve">审计不是内部复盘工具的别称，而是可被外部采信的证据结构。白皮书正文只阐明制度对象与效力路径；具体字段映射与样例下沉至附录，确保正文保持决策强度。</w:t>
      </w:r>
    </w:p>
    <w:p w:rsidR="00000000" w:rsidDel="00000000" w:rsidP="00000000" w:rsidRDefault="00000000" w:rsidRPr="00000000" w14:paraId="0000001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0.4 三条不变红线（继承自 V1.2，写重）</w:t>
        <w:br w:type="textWrapping"/>
        <w:t xml:space="preserve">第一，终端中立。</w:t>
        <w:br w:type="textWrapping"/>
        <w:t xml:space="preserve">Sentinel 不绑定农机、无人机或单一硬件生态。系统位置在决策与编排层，不成为执行终端的一部分。终端中立是扩展性与生态兼容的基础，也是避免组织复杂度失控的治理红线。</w:t>
      </w:r>
    </w:p>
    <w:p w:rsidR="00000000" w:rsidDel="00000000" w:rsidP="00000000" w:rsidRDefault="00000000" w:rsidRPr="00000000" w14:paraId="0000001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第二，先软后硬。</w:t>
        <w:br w:type="textWrapping"/>
        <w:t xml:space="preserve">Sentinel 不以重资产硬件定义公司节奏。任何硬件协同均以标准接口与合作方式实现，以避免库存、售后与资本开支将公司拖入不可逆的重资产路径。</w:t>
      </w:r>
    </w:p>
    <w:p w:rsidR="00000000" w:rsidDel="00000000" w:rsidP="00000000" w:rsidRDefault="00000000" w:rsidRPr="00000000" w14:paraId="0000001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第三，AI 是工具，不是故事。</w:t>
        <w:br w:type="textWrapping"/>
        <w:t xml:space="preserve">Sentinel 不以模型参数或算法炫技作为价值锚点。AI 的角色是提升推理与处方生成的效率与覆盖面，但所有决策必须可解释、可审计、可回滚；系统卖的是可承担责任的决策路径，而非“自主智能”。</w:t>
      </w:r>
    </w:p>
    <w:p w:rsidR="00000000" w:rsidDel="00000000" w:rsidP="00000000" w:rsidRDefault="00000000" w:rsidRPr="00000000" w14:paraId="0000001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0.5 文档边界与使用方式（正文与附录的分工）</w:t>
        <w:br w:type="textWrapping"/>
        <w:t xml:space="preserve">为保证本白皮书作为母文档的可维护性与可裁剪性，本版本将正文与附录职责明确分工：</w:t>
      </w:r>
    </w:p>
    <w:p w:rsidR="00000000" w:rsidDel="00000000" w:rsidP="00000000" w:rsidRDefault="00000000" w:rsidRPr="00000000" w14:paraId="0000001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正文（≈30 页）只回答三类裁决问题：</w:t>
        <w:br w:type="textWrapping"/>
        <w:t xml:space="preserve">1）Sentinel 的核心问题定义与价值主张是否成立；</w:t>
        <w:br w:type="textWrapping"/>
        <w:t xml:space="preserve">2）系统如何在物理世界承担责任并形成可持续商业闭环；</w:t>
        <w:br w:type="textWrapping"/>
        <w:t xml:space="preserve">3）在中国、欧盟、美国与拉美等市场条件下，进入路径、验证指标与融资节奏是否理性可执行。</w:t>
      </w:r>
    </w:p>
    <w:p w:rsidR="00000000" w:rsidDel="00000000" w:rsidP="00000000" w:rsidRDefault="00000000" w:rsidRPr="00000000" w14:paraId="0000001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附录承担四类证据与工具职责：</w:t>
        <w:br w:type="textWrapping"/>
        <w:t xml:space="preserve">A）核心术语表（SSOT）；</w:t>
        <w:br w:type="textWrapping"/>
        <w:t xml:space="preserve">B）处方模板与字段解释；</w:t>
        <w:br w:type="textWrapping"/>
        <w:t xml:space="preserve">C）审计报告样例与制度对照表；</w:t>
        <w:br w:type="textWrapping"/>
        <w:t xml:space="preserve">D）SRL 量化模型、关键指标口径与计算示例；</w:t>
        <w:br w:type="textWrapping"/>
        <w:t xml:space="preserve">以及必要的政策与标准来源索引。</w:t>
      </w:r>
    </w:p>
    <w:p w:rsidR="00000000" w:rsidDel="00000000" w:rsidP="00000000" w:rsidRDefault="00000000" w:rsidRPr="00000000" w14:paraId="0000001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本文件中出现的任何数值或比例均用于解释机制、区间与情景，不构成业绩承诺。任何“显著改善”类描述必须以边界条件、验证方法与审计证据结构为前提。</w:t>
      </w:r>
    </w:p>
    <w:p w:rsidR="00000000" w:rsidDel="00000000" w:rsidP="00000000" w:rsidRDefault="00000000" w:rsidRPr="00000000" w14:paraId="0000001C">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Contents</w:t>
      </w:r>
    </w:p>
    <w:sdt>
      <w:sdtPr>
        <w:id w:val="1053897554"/>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gcq0teb2enw">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1 章 Executive Summary</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o0omc39phrz0">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2 章 Problem Reframed</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se8bpcf6a224">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3 章 Core Thesis</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yd3083z53sps">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4 章 Product System</w:t>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fe7wkr3eem09">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5 章 Why Now</w:t>
              <w:tab/>
              <w:t xml:space="preserve">20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hjuzb0md7148">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6 章 Moat</w:t>
              <w:tab/>
              <w:t xml:space="preserve">24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pynz3ppkraem">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7 章 Business Model</w:t>
              <w:tab/>
              <w:t xml:space="preserve">28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rcmiersp03y7">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8 章 China Beachheads</w:t>
              <w:tab/>
              <w:t xml:space="preserve">32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5ppbx336k8xz">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9 章 Metrics, Roadmap &amp; Fundraising</w:t>
              <w:tab/>
              <w:t xml:space="preserve">36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1ydadikssu6w">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10 章 Founder–Market Fit</w:t>
              <w:tab/>
              <w:t xml:space="preserve">40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5ltyiu4m4t6k">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11 章 Ecosystem Verification Network</w:t>
              <w:tab/>
              <w:t xml:space="preserve">43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oguyxydtai4m">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 12 章 System Constraints &amp; Closing</w:t>
              <w:tab/>
              <w:t xml:space="preserve">47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losfbzcdsd5k">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附录 A｜名词与定义（Glossary &amp; Definitions）</w:t>
              <w:tab/>
              <w:t xml:space="preserve">51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1ngl5iduixdg">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Appendix H｜中国设施蓝莓样板方案（Decision Vacuum → Revenue Unlock）</w:t>
              <w:tab/>
              <w:t xml:space="preserve">59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hyperlink w:anchor="_heading=h.ebvvgehqqq3q">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Appendix I｜中国鲜切花样板方案（采后风险 → 等级保护）</w:t>
              <w:tab/>
              <w:t xml:space="preserve">61</w:t>
            </w:r>
          </w:hyperlink>
          <w:r w:rsidDel="00000000" w:rsidR="00000000" w:rsidRPr="00000000">
            <w:rPr>
              <w:rtl w:val="0"/>
            </w:rPr>
          </w:r>
        </w:p>
        <w:p w:rsidR="00000000" w:rsidDel="00000000" w:rsidP="00000000" w:rsidRDefault="00000000" w:rsidRPr="00000000" w14:paraId="0000002D">
          <w:pPr>
            <w:spacing w:line="240" w:lineRule="auto"/>
            <w:rPr>
              <w:rFonts w:ascii="Microsoft Yahei" w:cs="Microsoft Yahei" w:eastAsia="Microsoft Yahei" w:hAnsi="Microsoft Yahei"/>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240" w:lineRule="auto"/>
        <w:rPr>
          <w:rFonts w:ascii="Microsoft Yahei" w:cs="Microsoft Yahei" w:eastAsia="Microsoft Yahei" w:hAnsi="Microsoft Yahei"/>
          <w:sz w:val="20"/>
          <w:szCs w:val="20"/>
        </w:rPr>
        <w:sectPr>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spacing w:line="240" w:lineRule="auto"/>
        <w:rPr>
          <w:rFonts w:ascii="Microsoft Yahei" w:cs="Microsoft Yahei" w:eastAsia="Microsoft Yahei" w:hAnsi="Microsoft Yahei"/>
          <w:sz w:val="20"/>
          <w:szCs w:val="20"/>
        </w:rPr>
      </w:pPr>
      <w:bookmarkStart w:colFirst="0" w:colLast="0" w:name="_heading=h.tgcq0teb2enw" w:id="0"/>
      <w:bookmarkEnd w:id="0"/>
      <w:r w:rsidDel="00000000" w:rsidR="00000000" w:rsidRPr="00000000">
        <w:rPr>
          <w:rFonts w:ascii="Microsoft Yahei" w:cs="Microsoft Yahei" w:eastAsia="Microsoft Yahei" w:hAnsi="Microsoft Yahei"/>
          <w:b w:val="1"/>
          <w:bCs w:val="1"/>
          <w:sz w:val="20"/>
          <w:szCs w:val="20"/>
          <w:rtl w:val="0"/>
        </w:rPr>
        <w:t xml:space="preserve">第 1 章 Executive Summary</w:t>
      </w:r>
      <w:r w:rsidDel="00000000" w:rsidR="00000000" w:rsidRPr="00000000">
        <w:rPr>
          <w:rtl w:val="0"/>
        </w:rPr>
      </w:r>
    </w:p>
    <w:p w:rsidR="00000000" w:rsidDel="00000000" w:rsidP="00000000" w:rsidRDefault="00000000" w:rsidRPr="00000000" w14:paraId="0000003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（董事会级全书摘要｜一次性读懂 Sentinel 是什么、解决什么、凭什么成立）</w:t>
      </w:r>
    </w:p>
    <w:p w:rsidR="00000000" w:rsidDel="00000000" w:rsidP="00000000" w:rsidRDefault="00000000" w:rsidRPr="00000000" w14:paraId="00000031">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1.1 一句话结论（供董事会与投资人引用）</w:t>
      </w:r>
    </w:p>
    <w:p w:rsidR="00000000" w:rsidDel="00000000" w:rsidP="00000000" w:rsidRDefault="00000000" w:rsidRPr="00000000" w14:paraId="0000003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不是一家“做农业 AI 的公司”，而是一套</w:t>
      </w:r>
      <w:r w:rsidDel="00000000" w:rsidR="00000000" w:rsidRPr="00000000">
        <w:rPr>
          <w:rFonts w:ascii="Microsoft Yahei" w:cs="Microsoft Yahei" w:eastAsia="Microsoft Yahei" w:hAnsi="Microsoft Yahei"/>
          <w:b w:val="1"/>
          <w:bCs w:val="1"/>
          <w:sz w:val="20"/>
          <w:szCs w:val="20"/>
          <w:rtl w:val="0"/>
        </w:rPr>
        <w:t xml:space="preserve">在高不确定性农业环境中，把决策从经验兜底升级为可审计、可追责、可规模化资产的决策操作系统（Decision OS）</w:t>
      </w:r>
      <w:r w:rsidDel="00000000" w:rsidR="00000000" w:rsidRPr="00000000">
        <w:rPr>
          <w:rFonts w:ascii="Microsoft Yahei" w:cs="Microsoft Yahei" w:eastAsia="Microsoft Yahei" w:hAnsi="Microsoft Yahei"/>
          <w:sz w:val="20"/>
          <w:szCs w:val="20"/>
          <w:rtl w:val="0"/>
        </w:rPr>
        <w:t xml:space="preserve">；</w:t>
        <w:br w:type="textWrapping"/>
        <w:t xml:space="preserve">其核心价值不在于“多聪明”，而在于</w:t>
      </w:r>
      <w:r w:rsidDel="00000000" w:rsidR="00000000" w:rsidRPr="00000000">
        <w:rPr>
          <w:rFonts w:ascii="Microsoft Yahei" w:cs="Microsoft Yahei" w:eastAsia="Microsoft Yahei" w:hAnsi="Microsoft Yahei"/>
          <w:b w:val="1"/>
          <w:bCs w:val="1"/>
          <w:sz w:val="20"/>
          <w:szCs w:val="20"/>
          <w:rtl w:val="0"/>
        </w:rPr>
        <w:t xml:space="preserve">在不确定性下持续做出可负责的正确决策，并把因此避免的降级与解锁的等级溢价，转化为可变现的结构性收入</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34">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1.2 问题本质的重新定义（从“效率低”到“不确定性治理”）</w:t>
      </w:r>
    </w:p>
    <w:p w:rsidR="00000000" w:rsidDel="00000000" w:rsidP="00000000" w:rsidRDefault="00000000" w:rsidRPr="00000000" w14:paraId="0000003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农业的核心问题从来不是效率低，而是</w:t>
      </w:r>
      <w:r w:rsidDel="00000000" w:rsidR="00000000" w:rsidRPr="00000000">
        <w:rPr>
          <w:rFonts w:ascii="Microsoft Yahei" w:cs="Microsoft Yahei" w:eastAsia="Microsoft Yahei" w:hAnsi="Microsoft Yahei"/>
          <w:b w:val="1"/>
          <w:bCs w:val="1"/>
          <w:sz w:val="20"/>
          <w:szCs w:val="20"/>
          <w:rtl w:val="0"/>
        </w:rPr>
        <w:t xml:space="preserve">不确定性极高且错误代价巨大</w:t>
      </w:r>
      <w:r w:rsidDel="00000000" w:rsidR="00000000" w:rsidRPr="00000000">
        <w:rPr>
          <w:rFonts w:ascii="Microsoft Yahei" w:cs="Microsoft Yahei" w:eastAsia="Microsoft Yahei" w:hAnsi="Microsoft Yahei"/>
          <w:sz w:val="20"/>
          <w:szCs w:val="20"/>
          <w:rtl w:val="0"/>
        </w:rPr>
        <w:t xml:space="preserve">：</w:t>
        <w:br w:type="textWrapping"/>
        <w:t xml:space="preserve">信息永远不完备、决策窗口极短、一次失误可能导致整季绝收或市场准入失败。</w:t>
      </w:r>
    </w:p>
    <w:p w:rsidR="00000000" w:rsidDel="00000000" w:rsidP="00000000" w:rsidRDefault="00000000" w:rsidRPr="00000000" w14:paraId="0000003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因此，农户与经营主体的“过量投入”（多打药、多施肥、多兜底）并非非理性浪费，而是</w:t>
      </w:r>
      <w:r w:rsidDel="00000000" w:rsidR="00000000" w:rsidRPr="00000000">
        <w:rPr>
          <w:rFonts w:ascii="Microsoft Yahei" w:cs="Microsoft Yahei" w:eastAsia="Microsoft Yahei" w:hAnsi="Microsoft Yahei"/>
          <w:b w:val="1"/>
          <w:bCs w:val="1"/>
          <w:sz w:val="20"/>
          <w:szCs w:val="20"/>
          <w:rtl w:val="0"/>
        </w:rPr>
        <w:t xml:space="preserve">在缺乏可承担责任的决策支持时，对不确定性的理性风险对冲</w:t>
      </w:r>
      <w:r w:rsidDel="00000000" w:rsidR="00000000" w:rsidRPr="00000000">
        <w:rPr>
          <w:rFonts w:ascii="Microsoft Yahei" w:cs="Microsoft Yahei" w:eastAsia="Microsoft Yahei" w:hAnsi="Microsoft Yahei"/>
          <w:sz w:val="20"/>
          <w:szCs w:val="20"/>
          <w:rtl w:val="0"/>
        </w:rPr>
        <w:t xml:space="preserve">。</w:t>
        <w:br w:type="textWrapping"/>
        <w:t xml:space="preserve">这一现实决定了：</w:t>
      </w:r>
    </w:p>
    <w:p w:rsidR="00000000" w:rsidDel="00000000" w:rsidP="00000000" w:rsidRDefault="00000000" w:rsidRPr="00000000" w14:paraId="0000003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任何只提供“建议”“识别结果”或“单点工具”的系统，都无法真正替代经验兜底。</w:t>
      </w:r>
      <w:r w:rsidDel="00000000" w:rsidR="00000000" w:rsidRPr="00000000">
        <w:rPr>
          <w:rtl w:val="0"/>
        </w:rPr>
      </w:r>
    </w:p>
    <w:p w:rsidR="00000000" w:rsidDel="00000000" w:rsidP="00000000" w:rsidRDefault="00000000" w:rsidRPr="00000000" w14:paraId="0000003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的切入点，正是填补这一“决策真空”。</w:t>
      </w:r>
    </w:p>
    <w:p w:rsidR="00000000" w:rsidDel="00000000" w:rsidP="00000000" w:rsidRDefault="00000000" w:rsidRPr="00000000" w14:paraId="0000003A">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1.3 Sentinel 的核心解法：可审计的五段决策闭环</w:t>
      </w:r>
    </w:p>
    <w:p w:rsidR="00000000" w:rsidDel="00000000" w:rsidP="00000000" w:rsidRDefault="00000000" w:rsidRPr="00000000" w14:paraId="0000003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提供的不是单一功能，而是一套完整、可治理的决策闭环：</w:t>
      </w:r>
    </w:p>
    <w:p w:rsidR="00000000" w:rsidDel="00000000" w:rsidP="00000000" w:rsidRDefault="00000000" w:rsidRPr="00000000" w14:paraId="0000003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感知 → 推理 → 处方 → 执行 → 审计</w:t>
      </w:r>
      <w:r w:rsidDel="00000000" w:rsidR="00000000" w:rsidRPr="00000000">
        <w:rPr>
          <w:rtl w:val="0"/>
        </w:rPr>
      </w:r>
    </w:p>
    <w:p w:rsidR="00000000" w:rsidDel="00000000" w:rsidP="00000000" w:rsidRDefault="00000000" w:rsidRPr="00000000" w14:paraId="0000003E">
      <w:pPr>
        <w:numPr>
          <w:ilvl w:val="0"/>
          <w:numId w:val="1"/>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感知</w:t>
      </w:r>
      <w:r w:rsidDel="00000000" w:rsidR="00000000" w:rsidRPr="00000000">
        <w:rPr>
          <w:rFonts w:ascii="Microsoft Yahei" w:cs="Microsoft Yahei" w:eastAsia="Microsoft Yahei" w:hAnsi="Microsoft Yahei"/>
          <w:sz w:val="20"/>
          <w:szCs w:val="20"/>
          <w:rtl w:val="0"/>
        </w:rPr>
        <w:t xml:space="preserve">：多源数据（环境、作物状态、历史、制度约束）统一进入系统</w:t>
      </w:r>
    </w:p>
    <w:p w:rsidR="00000000" w:rsidDel="00000000" w:rsidP="00000000" w:rsidRDefault="00000000" w:rsidRPr="00000000" w14:paraId="0000003F">
      <w:pPr>
        <w:numPr>
          <w:ilvl w:val="0"/>
          <w:numId w:val="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推理</w:t>
      </w:r>
      <w:r w:rsidDel="00000000" w:rsidR="00000000" w:rsidRPr="00000000">
        <w:rPr>
          <w:rFonts w:ascii="Microsoft Yahei" w:cs="Microsoft Yahei" w:eastAsia="Microsoft Yahei" w:hAnsi="Microsoft Yahei"/>
          <w:sz w:val="20"/>
          <w:szCs w:val="20"/>
          <w:rtl w:val="0"/>
        </w:rPr>
        <w:t xml:space="preserve">：在物理与制度边界内，对风险与机会进行情景推演</w:t>
      </w:r>
    </w:p>
    <w:p w:rsidR="00000000" w:rsidDel="00000000" w:rsidP="00000000" w:rsidRDefault="00000000" w:rsidRPr="00000000" w14:paraId="00000040">
      <w:pPr>
        <w:numPr>
          <w:ilvl w:val="0"/>
          <w:numId w:val="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处方</w:t>
      </w:r>
      <w:r w:rsidDel="00000000" w:rsidR="00000000" w:rsidRPr="00000000">
        <w:rPr>
          <w:rFonts w:ascii="Microsoft Yahei" w:cs="Microsoft Yahei" w:eastAsia="Microsoft Yahei" w:hAnsi="Microsoft Yahei"/>
          <w:sz w:val="20"/>
          <w:szCs w:val="20"/>
          <w:rtl w:val="0"/>
        </w:rPr>
        <w:t xml:space="preserve">：输出机器可执行、可验证的结构化指令（不是泛泛建议）</w:t>
      </w:r>
    </w:p>
    <w:p w:rsidR="00000000" w:rsidDel="00000000" w:rsidP="00000000" w:rsidRDefault="00000000" w:rsidRPr="00000000" w14:paraId="00000041">
      <w:pPr>
        <w:numPr>
          <w:ilvl w:val="0"/>
          <w:numId w:val="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执行</w:t>
      </w:r>
      <w:r w:rsidDel="00000000" w:rsidR="00000000" w:rsidRPr="00000000">
        <w:rPr>
          <w:rFonts w:ascii="Microsoft Yahei" w:cs="Microsoft Yahei" w:eastAsia="Microsoft Yahei" w:hAnsi="Microsoft Yahei"/>
          <w:sz w:val="20"/>
          <w:szCs w:val="20"/>
          <w:rtl w:val="0"/>
        </w:rPr>
        <w:t xml:space="preserve">：通过终端中立方式下发，不绑定具体硬件</w:t>
      </w:r>
    </w:p>
    <w:p w:rsidR="00000000" w:rsidDel="00000000" w:rsidP="00000000" w:rsidRDefault="00000000" w:rsidRPr="00000000" w14:paraId="00000042">
      <w:pPr>
        <w:numPr>
          <w:ilvl w:val="0"/>
          <w:numId w:val="1"/>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审计</w:t>
      </w:r>
      <w:r w:rsidDel="00000000" w:rsidR="00000000" w:rsidRPr="00000000">
        <w:rPr>
          <w:rFonts w:ascii="Microsoft Yahei" w:cs="Microsoft Yahei" w:eastAsia="Microsoft Yahei" w:hAnsi="Microsoft Yahei"/>
          <w:sz w:val="20"/>
          <w:szCs w:val="20"/>
          <w:rtl w:val="0"/>
        </w:rPr>
        <w:t xml:space="preserve">：对“做了什么、为何这么做、结果如何、责任归属”形成证据链</w:t>
      </w:r>
    </w:p>
    <w:p w:rsidR="00000000" w:rsidDel="00000000" w:rsidP="00000000" w:rsidRDefault="00000000" w:rsidRPr="00000000" w14:paraId="0000004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这个闭环，使 Sentinel 成为**“从感知到审计”的决策基础设施**，而非一个问答工具或算法模块。</w:t>
      </w:r>
    </w:p>
    <w:p w:rsidR="00000000" w:rsidDel="00000000" w:rsidP="00000000" w:rsidRDefault="00000000" w:rsidRPr="00000000" w14:paraId="00000044">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1.4 V1.3.1 的关键升级：双层价值模型（防御 + 进攻）</w:t>
      </w:r>
    </w:p>
    <w:p w:rsidR="00000000" w:rsidDel="00000000" w:rsidP="00000000" w:rsidRDefault="00000000" w:rsidRPr="00000000" w14:paraId="0000004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 V1.2 的“风险缓释”与 V1.3 的“结构性收入解锁”之间，V1.3.1 明确建立</w:t>
      </w:r>
      <w:r w:rsidDel="00000000" w:rsidR="00000000" w:rsidRPr="00000000">
        <w:rPr>
          <w:rFonts w:ascii="Microsoft Yahei" w:cs="Microsoft Yahei" w:eastAsia="Microsoft Yahei" w:hAnsi="Microsoft Yahei"/>
          <w:b w:val="1"/>
          <w:bCs w:val="1"/>
          <w:sz w:val="20"/>
          <w:szCs w:val="20"/>
          <w:rtl w:val="0"/>
        </w:rPr>
        <w:t xml:space="preserve">双层价值模型</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4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底层：Safety Net（安全垫 / 风险治理）</w:t>
      </w:r>
      <w:r w:rsidDel="00000000" w:rsidR="00000000" w:rsidRPr="00000000">
        <w:rPr>
          <w:rtl w:val="0"/>
        </w:rPr>
      </w:r>
    </w:p>
    <w:p w:rsidR="00000000" w:rsidDel="00000000" w:rsidP="00000000" w:rsidRDefault="00000000" w:rsidRPr="00000000" w14:paraId="00000048">
      <w:pPr>
        <w:numPr>
          <w:ilvl w:val="0"/>
          <w:numId w:val="85"/>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防止错误决策导致的</w:t>
      </w:r>
      <w:r w:rsidDel="00000000" w:rsidR="00000000" w:rsidRPr="00000000">
        <w:rPr>
          <w:rFonts w:ascii="Microsoft Yahei" w:cs="Microsoft Yahei" w:eastAsia="Microsoft Yahei" w:hAnsi="Microsoft Yahei"/>
          <w:b w:val="1"/>
          <w:bCs w:val="1"/>
          <w:sz w:val="20"/>
          <w:szCs w:val="20"/>
          <w:rtl w:val="0"/>
        </w:rPr>
        <w:t xml:space="preserve">等级降级、合规失败、整批拒收</w:t>
      </w:r>
      <w:r w:rsidDel="00000000" w:rsidR="00000000" w:rsidRPr="00000000">
        <w:rPr>
          <w:rtl w:val="0"/>
        </w:rPr>
      </w:r>
    </w:p>
    <w:p w:rsidR="00000000" w:rsidDel="00000000" w:rsidP="00000000" w:rsidRDefault="00000000" w:rsidRPr="00000000" w14:paraId="00000049">
      <w:pPr>
        <w:numPr>
          <w:ilvl w:val="0"/>
          <w:numId w:val="85"/>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提供“生存底线”：合规可证、责任可追、风险可解释</w:t>
      </w:r>
    </w:p>
    <w:p w:rsidR="00000000" w:rsidDel="00000000" w:rsidP="00000000" w:rsidRDefault="00000000" w:rsidRPr="00000000" w14:paraId="0000004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上层：Growth Engine（增长引擎 / 收入解锁）</w:t>
      </w:r>
      <w:r w:rsidDel="00000000" w:rsidR="00000000" w:rsidRPr="00000000">
        <w:rPr>
          <w:rtl w:val="0"/>
        </w:rPr>
      </w:r>
    </w:p>
    <w:p w:rsidR="00000000" w:rsidDel="00000000" w:rsidP="00000000" w:rsidRDefault="00000000" w:rsidRPr="00000000" w14:paraId="0000004B">
      <w:pPr>
        <w:numPr>
          <w:ilvl w:val="0"/>
          <w:numId w:val="9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在生物学上限内，</w:t>
      </w:r>
      <w:r w:rsidDel="00000000" w:rsidR="00000000" w:rsidRPr="00000000">
        <w:rPr>
          <w:rFonts w:ascii="Microsoft Yahei" w:cs="Microsoft Yahei" w:eastAsia="Microsoft Yahei" w:hAnsi="Microsoft Yahei"/>
          <w:b w:val="1"/>
          <w:bCs w:val="1"/>
          <w:sz w:val="20"/>
          <w:szCs w:val="20"/>
          <w:rtl w:val="0"/>
        </w:rPr>
        <w:t xml:space="preserve">减少因决策失误造成的结构性收入流失（SRL）</w:t>
      </w:r>
      <w:r w:rsidDel="00000000" w:rsidR="00000000" w:rsidRPr="00000000">
        <w:rPr>
          <w:rtl w:val="0"/>
        </w:rPr>
      </w:r>
    </w:p>
    <w:p w:rsidR="00000000" w:rsidDel="00000000" w:rsidP="00000000" w:rsidRDefault="00000000" w:rsidRPr="00000000" w14:paraId="0000004C">
      <w:pPr>
        <w:numPr>
          <w:ilvl w:val="0"/>
          <w:numId w:val="96"/>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解锁等级溢价、渠道溢价与合规溢价</w:t>
      </w:r>
    </w:p>
    <w:p w:rsidR="00000000" w:rsidDel="00000000" w:rsidP="00000000" w:rsidRDefault="00000000" w:rsidRPr="00000000" w14:paraId="0000004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关键约束被显性写入：</w:t>
      </w:r>
    </w:p>
    <w:p w:rsidR="00000000" w:rsidDel="00000000" w:rsidP="00000000" w:rsidRDefault="00000000" w:rsidRPr="00000000" w14:paraId="0000004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w:t>
      </w:r>
      <w:r w:rsidDel="00000000" w:rsidR="00000000" w:rsidRPr="00000000">
        <w:rPr>
          <w:rFonts w:ascii="Microsoft Yahei" w:cs="Microsoft Yahei" w:eastAsia="Microsoft Yahei" w:hAnsi="Microsoft Yahei"/>
          <w:b w:val="1"/>
          <w:bCs w:val="1"/>
          <w:sz w:val="20"/>
          <w:szCs w:val="20"/>
          <w:rtl w:val="0"/>
        </w:rPr>
        <w:t xml:space="preserve">不创造基因之外的等级</w:t>
      </w:r>
      <w:r w:rsidDel="00000000" w:rsidR="00000000" w:rsidRPr="00000000">
        <w:rPr>
          <w:rFonts w:ascii="Microsoft Yahei" w:cs="Microsoft Yahei" w:eastAsia="Microsoft Yahei" w:hAnsi="Microsoft Yahei"/>
          <w:sz w:val="20"/>
          <w:szCs w:val="20"/>
          <w:rtl w:val="0"/>
        </w:rPr>
        <w:t xml:space="preserve">，只做一件事——</w:t>
        <w:br w:type="textWrapping"/>
      </w:r>
      <w:r w:rsidDel="00000000" w:rsidR="00000000" w:rsidRPr="00000000">
        <w:rPr>
          <w:rFonts w:ascii="Microsoft Yahei" w:cs="Microsoft Yahei" w:eastAsia="Microsoft Yahei" w:hAnsi="Microsoft Yahei"/>
          <w:b w:val="1"/>
          <w:bCs w:val="1"/>
          <w:sz w:val="20"/>
          <w:szCs w:val="20"/>
          <w:rtl w:val="0"/>
        </w:rPr>
        <w:t xml:space="preserve">让实际结果无限逼近生物学上限，减少“本可获得却被浪费”的收入。</w:t>
      </w:r>
      <w:r w:rsidDel="00000000" w:rsidR="00000000" w:rsidRPr="00000000">
        <w:rPr>
          <w:rtl w:val="0"/>
        </w:rPr>
      </w:r>
    </w:p>
    <w:p w:rsidR="00000000" w:rsidDel="00000000" w:rsidP="00000000" w:rsidRDefault="00000000" w:rsidRPr="00000000" w14:paraId="0000004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这使“进攻型叙事”在农业中变得可信、可交付、可审计。</w:t>
      </w:r>
    </w:p>
    <w:p w:rsidR="00000000" w:rsidDel="00000000" w:rsidP="00000000" w:rsidRDefault="00000000" w:rsidRPr="00000000" w14:paraId="00000050">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1.5 为什么现在成立（Why Now，被并入问题本身）</w:t>
      </w:r>
    </w:p>
    <w:p w:rsidR="00000000" w:rsidDel="00000000" w:rsidP="00000000" w:rsidRDefault="00000000" w:rsidRPr="00000000" w14:paraId="0000005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成立的时间窗口并非来自技术突破本身，而来自</w:t>
      </w:r>
      <w:r w:rsidDel="00000000" w:rsidR="00000000" w:rsidRPr="00000000">
        <w:rPr>
          <w:rFonts w:ascii="Microsoft Yahei" w:cs="Microsoft Yahei" w:eastAsia="Microsoft Yahei" w:hAnsi="Microsoft Yahei"/>
          <w:b w:val="1"/>
          <w:bCs w:val="1"/>
          <w:sz w:val="20"/>
          <w:szCs w:val="20"/>
          <w:rtl w:val="0"/>
        </w:rPr>
        <w:t xml:space="preserve">制度、成本与市场结构的叠加变化</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53">
      <w:pPr>
        <w:numPr>
          <w:ilvl w:val="0"/>
          <w:numId w:val="10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制度侧</w:t>
      </w:r>
      <w:r w:rsidDel="00000000" w:rsidR="00000000" w:rsidRPr="00000000">
        <w:rPr>
          <w:rFonts w:ascii="Microsoft Yahei" w:cs="Microsoft Yahei" w:eastAsia="Microsoft Yahei" w:hAnsi="Microsoft Yahei"/>
          <w:sz w:val="20"/>
          <w:szCs w:val="20"/>
          <w:rtl w:val="0"/>
        </w:rPr>
        <w:t xml:space="preserve">：全球食品合规与可追溯要求（如强制化的过程证据）从“加分项”变为“准入门槛”</w:t>
      </w:r>
    </w:p>
    <w:p w:rsidR="00000000" w:rsidDel="00000000" w:rsidP="00000000" w:rsidRDefault="00000000" w:rsidRPr="00000000" w14:paraId="00000054">
      <w:pPr>
        <w:numPr>
          <w:ilvl w:val="0"/>
          <w:numId w:val="10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市场侧</w:t>
      </w:r>
      <w:r w:rsidDel="00000000" w:rsidR="00000000" w:rsidRPr="00000000">
        <w:rPr>
          <w:rFonts w:ascii="Microsoft Yahei" w:cs="Microsoft Yahei" w:eastAsia="Microsoft Yahei" w:hAnsi="Microsoft Yahei"/>
          <w:sz w:val="20"/>
          <w:szCs w:val="20"/>
          <w:rtl w:val="0"/>
        </w:rPr>
        <w:t xml:space="preserve">：高价值作物的收入不再取决于平均产量，而取决于等级分布与合规证明</w:t>
      </w:r>
    </w:p>
    <w:p w:rsidR="00000000" w:rsidDel="00000000" w:rsidP="00000000" w:rsidRDefault="00000000" w:rsidRPr="00000000" w14:paraId="00000055">
      <w:pPr>
        <w:numPr>
          <w:ilvl w:val="0"/>
          <w:numId w:val="10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成本侧</w:t>
      </w:r>
      <w:r w:rsidDel="00000000" w:rsidR="00000000" w:rsidRPr="00000000">
        <w:rPr>
          <w:rFonts w:ascii="Microsoft Yahei" w:cs="Microsoft Yahei" w:eastAsia="Microsoft Yahei" w:hAnsi="Microsoft Yahei"/>
          <w:sz w:val="20"/>
          <w:szCs w:val="20"/>
          <w:rtl w:val="0"/>
        </w:rPr>
        <w:t xml:space="preserve">：中国传感器与执行端硬件的规模化，使“感知与执行”不再是稀缺资源</w:t>
      </w:r>
    </w:p>
    <w:p w:rsidR="00000000" w:rsidDel="00000000" w:rsidP="00000000" w:rsidRDefault="00000000" w:rsidRPr="00000000" w14:paraId="00000056">
      <w:pPr>
        <w:numPr>
          <w:ilvl w:val="0"/>
          <w:numId w:val="10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技术侧</w:t>
      </w:r>
      <w:r w:rsidDel="00000000" w:rsidR="00000000" w:rsidRPr="00000000">
        <w:rPr>
          <w:rFonts w:ascii="Microsoft Yahei" w:cs="Microsoft Yahei" w:eastAsia="Microsoft Yahei" w:hAnsi="Microsoft Yahei"/>
          <w:sz w:val="20"/>
          <w:szCs w:val="20"/>
          <w:rtl w:val="0"/>
        </w:rPr>
        <w:t xml:space="preserve">：推理能力的成熟，使“结构化处方 + 审计”首次具备工程可行性</w:t>
      </w:r>
    </w:p>
    <w:p w:rsidR="00000000" w:rsidDel="00000000" w:rsidP="00000000" w:rsidRDefault="00000000" w:rsidRPr="00000000" w14:paraId="0000005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结论是：</w:t>
      </w:r>
    </w:p>
    <w:p w:rsidR="00000000" w:rsidDel="00000000" w:rsidP="00000000" w:rsidRDefault="00000000" w:rsidRPr="00000000" w14:paraId="0000005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今天缺的不是工具，而是能把工具编排成“可承担责任决策”的系统层。</w:t>
      </w:r>
      <w:r w:rsidDel="00000000" w:rsidR="00000000" w:rsidRPr="00000000">
        <w:rPr>
          <w:rtl w:val="0"/>
        </w:rPr>
      </w:r>
    </w:p>
    <w:p w:rsidR="00000000" w:rsidDel="00000000" w:rsidP="00000000" w:rsidRDefault="00000000" w:rsidRPr="00000000" w14:paraId="00000059">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1.6 中国 + 荷兰：Sentinel 的独特比较优势组合</w:t>
      </w:r>
    </w:p>
    <w:p w:rsidR="00000000" w:rsidDel="00000000" w:rsidP="00000000" w:rsidRDefault="00000000" w:rsidRPr="00000000" w14:paraId="0000005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并非抽象的全球化 AI 项目，而是建立在</w:t>
      </w:r>
      <w:r w:rsidDel="00000000" w:rsidR="00000000" w:rsidRPr="00000000">
        <w:rPr>
          <w:rFonts w:ascii="Microsoft Yahei" w:cs="Microsoft Yahei" w:eastAsia="Microsoft Yahei" w:hAnsi="Microsoft Yahei"/>
          <w:b w:val="1"/>
          <w:bCs w:val="1"/>
          <w:sz w:val="20"/>
          <w:szCs w:val="20"/>
          <w:rtl w:val="0"/>
        </w:rPr>
        <w:t xml:space="preserve">两个高度互补的现实基础之上</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5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中国侧：执行与感知的规模优势</w:t>
      </w:r>
      <w:r w:rsidDel="00000000" w:rsidR="00000000" w:rsidRPr="00000000">
        <w:rPr>
          <w:rtl w:val="0"/>
        </w:rPr>
      </w:r>
    </w:p>
    <w:p w:rsidR="00000000" w:rsidDel="00000000" w:rsidP="00000000" w:rsidRDefault="00000000" w:rsidRPr="00000000" w14:paraId="0000005D">
      <w:pPr>
        <w:numPr>
          <w:ilvl w:val="0"/>
          <w:numId w:val="118"/>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传感器、无人机、设施农业硬件的</w:t>
      </w:r>
      <w:r w:rsidDel="00000000" w:rsidR="00000000" w:rsidRPr="00000000">
        <w:rPr>
          <w:rFonts w:ascii="Microsoft Yahei" w:cs="Microsoft Yahei" w:eastAsia="Microsoft Yahei" w:hAnsi="Microsoft Yahei"/>
          <w:b w:val="1"/>
          <w:bCs w:val="1"/>
          <w:sz w:val="20"/>
          <w:szCs w:val="20"/>
          <w:rtl w:val="0"/>
        </w:rPr>
        <w:t xml:space="preserve">快速迭代与成本曲线下行</w:t>
      </w:r>
      <w:r w:rsidDel="00000000" w:rsidR="00000000" w:rsidRPr="00000000">
        <w:rPr>
          <w:rtl w:val="0"/>
        </w:rPr>
      </w:r>
    </w:p>
    <w:p w:rsidR="00000000" w:rsidDel="00000000" w:rsidP="00000000" w:rsidRDefault="00000000" w:rsidRPr="00000000" w14:paraId="0000005E">
      <w:pPr>
        <w:numPr>
          <w:ilvl w:val="0"/>
          <w:numId w:val="118"/>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使 Sentinel 可以在不做硬件的前提下，获得</w:t>
      </w:r>
      <w:r w:rsidDel="00000000" w:rsidR="00000000" w:rsidRPr="00000000">
        <w:rPr>
          <w:rFonts w:ascii="Microsoft Yahei" w:cs="Microsoft Yahei" w:eastAsia="Microsoft Yahei" w:hAnsi="Microsoft Yahei"/>
          <w:b w:val="1"/>
          <w:bCs w:val="1"/>
          <w:sz w:val="20"/>
          <w:szCs w:val="20"/>
          <w:rtl w:val="0"/>
        </w:rPr>
        <w:t xml:space="preserve">高密度、可负担的执行与数据基础</w:t>
      </w:r>
      <w:r w:rsidDel="00000000" w:rsidR="00000000" w:rsidRPr="00000000">
        <w:rPr>
          <w:rtl w:val="0"/>
        </w:rPr>
      </w:r>
    </w:p>
    <w:p w:rsidR="00000000" w:rsidDel="00000000" w:rsidP="00000000" w:rsidRDefault="00000000" w:rsidRPr="00000000" w14:paraId="0000005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荷兰及北欧体系：农业研发与制度对齐优势</w:t>
      </w:r>
      <w:r w:rsidDel="00000000" w:rsidR="00000000" w:rsidRPr="00000000">
        <w:rPr>
          <w:rtl w:val="0"/>
        </w:rPr>
      </w:r>
    </w:p>
    <w:p w:rsidR="00000000" w:rsidDel="00000000" w:rsidP="00000000" w:rsidRDefault="00000000" w:rsidRPr="00000000" w14:paraId="00000060">
      <w:pPr>
        <w:numPr>
          <w:ilvl w:val="0"/>
          <w:numId w:val="129"/>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在设施农业、生物防治、温室控制、合规体系上的长期积累</w:t>
      </w:r>
    </w:p>
    <w:p w:rsidR="00000000" w:rsidDel="00000000" w:rsidP="00000000" w:rsidRDefault="00000000" w:rsidRPr="00000000" w14:paraId="00000061">
      <w:pPr>
        <w:numPr>
          <w:ilvl w:val="0"/>
          <w:numId w:val="129"/>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为 Sentinel 的处方逻辑与审计结构提供</w:t>
      </w:r>
      <w:r w:rsidDel="00000000" w:rsidR="00000000" w:rsidRPr="00000000">
        <w:rPr>
          <w:rFonts w:ascii="Microsoft Yahei" w:cs="Microsoft Yahei" w:eastAsia="Microsoft Yahei" w:hAnsi="Microsoft Yahei"/>
          <w:b w:val="1"/>
          <w:bCs w:val="1"/>
          <w:sz w:val="20"/>
          <w:szCs w:val="20"/>
          <w:rtl w:val="0"/>
        </w:rPr>
        <w:t xml:space="preserve">制度级参照与国际可迁移性</w:t>
      </w:r>
      <w:r w:rsidDel="00000000" w:rsidR="00000000" w:rsidRPr="00000000">
        <w:rPr>
          <w:rtl w:val="0"/>
        </w:rPr>
      </w:r>
    </w:p>
    <w:p w:rsidR="00000000" w:rsidDel="00000000" w:rsidP="00000000" w:rsidRDefault="00000000" w:rsidRPr="00000000" w14:paraId="0000006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的位置，正是在</w:t>
      </w:r>
      <w:r w:rsidDel="00000000" w:rsidR="00000000" w:rsidRPr="00000000">
        <w:rPr>
          <w:rFonts w:ascii="Microsoft Yahei" w:cs="Microsoft Yahei" w:eastAsia="Microsoft Yahei" w:hAnsi="Microsoft Yahei"/>
          <w:b w:val="1"/>
          <w:bCs w:val="1"/>
          <w:sz w:val="20"/>
          <w:szCs w:val="20"/>
          <w:rtl w:val="0"/>
        </w:rPr>
        <w:t xml:space="preserve">中国的“执行密度”与欧洲的“制度严谨性”之间的决策编排层</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63">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1.7 商业模式一句话总结（激励相容）</w:t>
      </w:r>
    </w:p>
    <w:p w:rsidR="00000000" w:rsidDel="00000000" w:rsidP="00000000" w:rsidRDefault="00000000" w:rsidRPr="00000000" w14:paraId="00000065">
      <w:pPr>
        <w:spacing w:after="280" w:before="280" w:line="240" w:lineRule="auto"/>
        <w:rPr>
          <w:rFonts w:ascii="Microsoft Yahei" w:cs="Microsoft Yahei" w:eastAsia="Microsoft Yahei" w:hAnsi="Microsoft Yahei"/>
          <w:sz w:val="20"/>
          <w:szCs w:val="20"/>
        </w:rPr>
      </w:pPr>
      <w:sdt>
        <w:sdtPr>
          <w:id w:val="1662855443"/>
          <w:tag w:val="goog_rdk_0"/>
        </w:sdtPr>
        <w:sdtContent>
          <w:commentRangeStart w:id="0"/>
        </w:sdtContent>
      </w:sdt>
      <w:sdt>
        <w:sdtPr>
          <w:id w:val="-523701360"/>
          <w:tag w:val="goog_rdk_1"/>
        </w:sdtPr>
        <w:sdtContent>
          <w:commentRangeStart w:id="1"/>
        </w:sdtContent>
      </w:sdt>
      <w:r w:rsidDel="00000000" w:rsidR="00000000" w:rsidRPr="00000000">
        <w:rPr>
          <w:rFonts w:ascii="Microsoft Yahei" w:cs="Microsoft Yahei" w:eastAsia="Microsoft Yahei" w:hAnsi="Microsoft Yahei"/>
          <w:sz w:val="20"/>
          <w:szCs w:val="20"/>
          <w:rtl w:val="0"/>
        </w:rPr>
        <w:t xml:space="preserve">Sentinel </w:t>
      </w:r>
      <w:r w:rsidDel="00000000" w:rsidR="00000000" w:rsidRPr="00000000">
        <w:rPr>
          <w:rFonts w:ascii="Microsoft Yahei" w:cs="Microsoft Yahei" w:eastAsia="Microsoft Yahei" w:hAnsi="Microsoft Yahei"/>
          <w:b w:val="1"/>
          <w:bCs w:val="1"/>
          <w:sz w:val="20"/>
          <w:szCs w:val="20"/>
          <w:rtl w:val="0"/>
        </w:rPr>
        <w:t xml:space="preserve">不按“用了多少次”收费</w:t>
      </w:r>
      <w:r w:rsidDel="00000000" w:rsidR="00000000" w:rsidRPr="00000000">
        <w:rPr>
          <w:rFonts w:ascii="Microsoft Yahei" w:cs="Microsoft Yahei" w:eastAsia="Microsoft Yahei" w:hAnsi="Microsoft Yahei"/>
          <w:sz w:val="20"/>
          <w:szCs w:val="20"/>
          <w:rtl w:val="0"/>
        </w:rPr>
        <w:t xml:space="preserve">，而按“少犯了多少大错、解锁了多少确定性收入”收费。</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6">
      <w:pPr>
        <w:numPr>
          <w:ilvl w:val="0"/>
          <w:numId w:val="140"/>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免费或低门槛进入，获取真实决策数据</w:t>
      </w:r>
    </w:p>
    <w:p w:rsidR="00000000" w:rsidDel="00000000" w:rsidP="00000000" w:rsidRDefault="00000000" w:rsidRPr="00000000" w14:paraId="00000067">
      <w:pPr>
        <w:numPr>
          <w:ilvl w:val="0"/>
          <w:numId w:val="14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ToB / ToSupplyChain 变现</w:t>
      </w:r>
    </w:p>
    <w:p w:rsidR="00000000" w:rsidDel="00000000" w:rsidP="00000000" w:rsidRDefault="00000000" w:rsidRPr="00000000" w14:paraId="00000068">
      <w:pPr>
        <w:numPr>
          <w:ilvl w:val="0"/>
          <w:numId w:val="14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包季 / 托管 / 分润结构，</w:t>
      </w:r>
      <w:r w:rsidDel="00000000" w:rsidR="00000000" w:rsidRPr="00000000">
        <w:rPr>
          <w:rFonts w:ascii="Microsoft Yahei" w:cs="Microsoft Yahei" w:eastAsia="Microsoft Yahei" w:hAnsi="Microsoft Yahei"/>
          <w:b w:val="1"/>
          <w:bCs w:val="1"/>
          <w:sz w:val="20"/>
          <w:szCs w:val="20"/>
          <w:rtl w:val="0"/>
        </w:rPr>
        <w:t xml:space="preserve">收入与客户结果同向</w:t>
      </w:r>
      <w:r w:rsidDel="00000000" w:rsidR="00000000" w:rsidRPr="00000000">
        <w:rPr>
          <w:rtl w:val="0"/>
        </w:rPr>
      </w:r>
    </w:p>
    <w:p w:rsidR="00000000" w:rsidDel="00000000" w:rsidP="00000000" w:rsidRDefault="00000000" w:rsidRPr="00000000" w14:paraId="00000069">
      <w:pPr>
        <w:numPr>
          <w:ilvl w:val="0"/>
          <w:numId w:val="140"/>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避免“多用多收”的短期激励扭曲</w:t>
      </w:r>
    </w:p>
    <w:p w:rsidR="00000000" w:rsidDel="00000000" w:rsidP="00000000" w:rsidRDefault="00000000" w:rsidRPr="00000000" w14:paraId="0000006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这使 Sentinel 的长期利益与客户、渠道、监管方保持一致。</w:t>
      </w:r>
    </w:p>
    <w:p w:rsidR="00000000" w:rsidDel="00000000" w:rsidP="00000000" w:rsidRDefault="00000000" w:rsidRPr="00000000" w14:paraId="0000006B">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1.8 四个核心市场的一句话策略</w:t>
      </w:r>
    </w:p>
    <w:p w:rsidR="00000000" w:rsidDel="00000000" w:rsidP="00000000" w:rsidRDefault="00000000" w:rsidRPr="00000000" w14:paraId="0000006D">
      <w:pPr>
        <w:numPr>
          <w:ilvl w:val="0"/>
          <w:numId w:val="151"/>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中国</w:t>
      </w:r>
      <w:r w:rsidDel="00000000" w:rsidR="00000000" w:rsidRPr="00000000">
        <w:rPr>
          <w:rFonts w:ascii="Microsoft Yahei" w:cs="Microsoft Yahei" w:eastAsia="Microsoft Yahei" w:hAnsi="Microsoft Yahei"/>
          <w:sz w:val="20"/>
          <w:szCs w:val="20"/>
          <w:rtl w:val="0"/>
        </w:rPr>
        <w:t xml:space="preserve">：以样板作物为切口，免费决策入口 → ToB / 渠道变现</w:t>
      </w:r>
    </w:p>
    <w:p w:rsidR="00000000" w:rsidDel="00000000" w:rsidP="00000000" w:rsidRDefault="00000000" w:rsidRPr="00000000" w14:paraId="0000006E">
      <w:pPr>
        <w:numPr>
          <w:ilvl w:val="0"/>
          <w:numId w:val="15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欧盟</w:t>
      </w:r>
      <w:r w:rsidDel="00000000" w:rsidR="00000000" w:rsidRPr="00000000">
        <w:rPr>
          <w:rFonts w:ascii="Microsoft Yahei" w:cs="Microsoft Yahei" w:eastAsia="Microsoft Yahei" w:hAnsi="Microsoft Yahei"/>
          <w:sz w:val="20"/>
          <w:szCs w:val="20"/>
          <w:rtl w:val="0"/>
        </w:rPr>
        <w:t xml:space="preserve">：以合规驱动，处方 + 审计订阅成为准入工具</w:t>
      </w:r>
    </w:p>
    <w:p w:rsidR="00000000" w:rsidDel="00000000" w:rsidP="00000000" w:rsidRDefault="00000000" w:rsidRPr="00000000" w14:paraId="0000006F">
      <w:pPr>
        <w:numPr>
          <w:ilvl w:val="0"/>
          <w:numId w:val="15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美国</w:t>
      </w:r>
      <w:r w:rsidDel="00000000" w:rsidR="00000000" w:rsidRPr="00000000">
        <w:rPr>
          <w:rFonts w:ascii="Microsoft Yahei" w:cs="Microsoft Yahei" w:eastAsia="Microsoft Yahei" w:hAnsi="Microsoft Yahei"/>
          <w:sz w:val="20"/>
          <w:szCs w:val="20"/>
          <w:rtl w:val="0"/>
        </w:rPr>
        <w:t xml:space="preserve">：以 ROI 驱动，从高成本工序切入，先集成后扩展</w:t>
      </w:r>
    </w:p>
    <w:p w:rsidR="00000000" w:rsidDel="00000000" w:rsidP="00000000" w:rsidRDefault="00000000" w:rsidRPr="00000000" w14:paraId="00000070">
      <w:pPr>
        <w:numPr>
          <w:ilvl w:val="0"/>
          <w:numId w:val="151"/>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拉美及其他</w:t>
      </w:r>
      <w:r w:rsidDel="00000000" w:rsidR="00000000" w:rsidRPr="00000000">
        <w:rPr>
          <w:rFonts w:ascii="Microsoft Yahei" w:cs="Microsoft Yahei" w:eastAsia="Microsoft Yahei" w:hAnsi="Microsoft Yahei"/>
          <w:sz w:val="20"/>
          <w:szCs w:val="20"/>
          <w:rtl w:val="0"/>
        </w:rPr>
        <w:t xml:space="preserve">：以出口合规与金融风控为突破口</w:t>
      </w:r>
    </w:p>
    <w:p w:rsidR="00000000" w:rsidDel="00000000" w:rsidP="00000000" w:rsidRDefault="00000000" w:rsidRPr="00000000" w14:paraId="00000071">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1.9 融资“确定性”的定义（Pre-Seed 级）</w:t>
      </w:r>
    </w:p>
    <w:p w:rsidR="00000000" w:rsidDel="00000000" w:rsidP="00000000" w:rsidRDefault="00000000" w:rsidRPr="00000000" w14:paraId="0000007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V1.3.1 明确，当前阶段融资不是为了规模扩张，而是为了验证三件“是否成立”的确定性：</w:t>
      </w:r>
    </w:p>
    <w:p w:rsidR="00000000" w:rsidDel="00000000" w:rsidP="00000000" w:rsidRDefault="00000000" w:rsidRPr="00000000" w14:paraId="00000074">
      <w:pPr>
        <w:numPr>
          <w:ilvl w:val="0"/>
          <w:numId w:val="162"/>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是否有人愿意</w:t>
      </w:r>
      <w:r w:rsidDel="00000000" w:rsidR="00000000" w:rsidRPr="00000000">
        <w:rPr>
          <w:rFonts w:ascii="Microsoft Yahei" w:cs="Microsoft Yahei" w:eastAsia="Microsoft Yahei" w:hAnsi="Microsoft Yahei"/>
          <w:b w:val="1"/>
          <w:bCs w:val="1"/>
          <w:sz w:val="20"/>
          <w:szCs w:val="20"/>
          <w:rtl w:val="0"/>
        </w:rPr>
        <w:t xml:space="preserve">单独为审计资产付费</w:t>
      </w:r>
      <w:r w:rsidDel="00000000" w:rsidR="00000000" w:rsidRPr="00000000">
        <w:rPr>
          <w:rtl w:val="0"/>
        </w:rPr>
      </w:r>
    </w:p>
    <w:p w:rsidR="00000000" w:rsidDel="00000000" w:rsidP="00000000" w:rsidRDefault="00000000" w:rsidRPr="00000000" w14:paraId="00000075">
      <w:pPr>
        <w:numPr>
          <w:ilvl w:val="0"/>
          <w:numId w:val="162"/>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分润 / 对赌结构在法律与回款上是否跑得通</w:t>
      </w:r>
    </w:p>
    <w:p w:rsidR="00000000" w:rsidDel="00000000" w:rsidP="00000000" w:rsidRDefault="00000000" w:rsidRPr="00000000" w14:paraId="00000076">
      <w:pPr>
        <w:numPr>
          <w:ilvl w:val="0"/>
          <w:numId w:val="162"/>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系统是否能</w:t>
      </w:r>
      <w:r w:rsidDel="00000000" w:rsidR="00000000" w:rsidRPr="00000000">
        <w:rPr>
          <w:rFonts w:ascii="Microsoft Yahei" w:cs="Microsoft Yahei" w:eastAsia="Microsoft Yahei" w:hAnsi="Microsoft Yahei"/>
          <w:b w:val="1"/>
          <w:bCs w:val="1"/>
          <w:sz w:val="20"/>
          <w:szCs w:val="20"/>
          <w:rtl w:val="0"/>
        </w:rPr>
        <w:t xml:space="preserve">跨完整生长周期稳定工作</w:t>
      </w:r>
      <w:r w:rsidDel="00000000" w:rsidR="00000000" w:rsidRPr="00000000">
        <w:rPr>
          <w:rtl w:val="0"/>
        </w:rPr>
      </w:r>
    </w:p>
    <w:p w:rsidR="00000000" w:rsidDel="00000000" w:rsidP="00000000" w:rsidRDefault="00000000" w:rsidRPr="00000000" w14:paraId="0000007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若其中任何一项不成立，Sentinel 将主动调整策略，而非用融资掩盖不确定性。</w:t>
      </w:r>
    </w:p>
    <w:p w:rsidR="00000000" w:rsidDel="00000000" w:rsidP="00000000" w:rsidRDefault="00000000" w:rsidRPr="00000000" w14:paraId="00000078">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1.10 本章结论</w:t>
      </w:r>
    </w:p>
    <w:p w:rsidR="00000000" w:rsidDel="00000000" w:rsidP="00000000" w:rsidRDefault="00000000" w:rsidRPr="00000000" w14:paraId="0000007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的核心不是“更聪明的 AI”，而是</w:t>
      </w:r>
      <w:r w:rsidDel="00000000" w:rsidR="00000000" w:rsidRPr="00000000">
        <w:rPr>
          <w:rFonts w:ascii="Microsoft Yahei" w:cs="Microsoft Yahei" w:eastAsia="Microsoft Yahei" w:hAnsi="Microsoft Yahei"/>
          <w:b w:val="1"/>
          <w:bCs w:val="1"/>
          <w:sz w:val="20"/>
          <w:szCs w:val="20"/>
          <w:rtl w:val="0"/>
        </w:rPr>
        <w:t xml:space="preserve">在不确定性中可被信任的决策系统</w:t>
      </w:r>
      <w:r w:rsidDel="00000000" w:rsidR="00000000" w:rsidRPr="00000000">
        <w:rPr>
          <w:rFonts w:ascii="Microsoft Yahei" w:cs="Microsoft Yahei" w:eastAsia="Microsoft Yahei" w:hAnsi="Microsoft Yahei"/>
          <w:sz w:val="20"/>
          <w:szCs w:val="20"/>
          <w:rtl w:val="0"/>
        </w:rPr>
        <w:t xml:space="preserve">。</w:t>
        <w:br w:type="textWrapping"/>
        <w:t xml:space="preserve">V1.3.1 的任务，是在保持进攻性商业叙事的同时，把系统的物理边界、责任结构与制度接口全部写清。</w:t>
      </w:r>
    </w:p>
    <w:p w:rsidR="00000000" w:rsidDel="00000000" w:rsidP="00000000" w:rsidRDefault="00000000" w:rsidRPr="00000000" w14:paraId="0000007B">
      <w:pPr>
        <w:spacing w:line="240" w:lineRule="auto"/>
        <w:rPr>
          <w:rFonts w:ascii="Microsoft Yahei" w:cs="Microsoft Yahei" w:eastAsia="Microsoft Yahei" w:hAnsi="Microsoft Yahei"/>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280" w:before="280" w:line="240" w:lineRule="auto"/>
        <w:rPr>
          <w:rFonts w:ascii="Microsoft Yahei" w:cs="Microsoft Yahei" w:eastAsia="Microsoft Yahei" w:hAnsi="Microsoft Yahei"/>
          <w:b w:val="1"/>
          <w:bCs w:val="1"/>
          <w:sz w:val="20"/>
          <w:szCs w:val="20"/>
        </w:rPr>
      </w:pPr>
      <w:bookmarkStart w:colFirst="0" w:colLast="0" w:name="_heading=h.o0omc39phrz0" w:id="1"/>
      <w:bookmarkEnd w:id="1"/>
      <w:r w:rsidDel="00000000" w:rsidR="00000000" w:rsidRPr="00000000">
        <w:rPr>
          <w:rFonts w:ascii="Microsoft Yahei" w:cs="Microsoft Yahei" w:eastAsia="Microsoft Yahei" w:hAnsi="Microsoft Yahei"/>
          <w:b w:val="1"/>
          <w:bCs w:val="1"/>
          <w:sz w:val="20"/>
          <w:szCs w:val="20"/>
          <w:rtl w:val="0"/>
        </w:rPr>
        <w:t xml:space="preserve">第 2 章 Problem Reframed</w:t>
      </w:r>
    </w:p>
    <w:p w:rsidR="00000000" w:rsidDel="00000000" w:rsidP="00000000" w:rsidRDefault="00000000" w:rsidRPr="00000000" w14:paraId="0000007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（问题重构｜为什么农业真正的问题不是“效率”，而是“在不确定性下没人敢负责决策”）</w:t>
      </w:r>
    </w:p>
    <w:p w:rsidR="00000000" w:rsidDel="00000000" w:rsidP="00000000" w:rsidRDefault="00000000" w:rsidRPr="00000000" w14:paraId="0000007E">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2.1 传统叙事的根本错误：把农业当成“效率问题”</w:t>
      </w:r>
    </w:p>
    <w:p w:rsidR="00000000" w:rsidDel="00000000" w:rsidP="00000000" w:rsidRDefault="00000000" w:rsidRPr="00000000" w14:paraId="0000008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过去二十年，几乎所有农业技术创新都建立在一个隐含假设之上：</w:t>
        <w:br w:type="textWrapping"/>
      </w:r>
      <w:r w:rsidDel="00000000" w:rsidR="00000000" w:rsidRPr="00000000">
        <w:rPr>
          <w:rFonts w:ascii="Microsoft Yahei" w:cs="Microsoft Yahei" w:eastAsia="Microsoft Yahei" w:hAnsi="Microsoft Yahei"/>
          <w:b w:val="1"/>
          <w:bCs w:val="1"/>
          <w:sz w:val="20"/>
          <w:szCs w:val="20"/>
          <w:rtl w:val="0"/>
        </w:rPr>
        <w:t xml:space="preserve">农业的问题在于效率低、信息不对称、技术落后。</w:t>
      </w:r>
      <w:r w:rsidDel="00000000" w:rsidR="00000000" w:rsidRPr="00000000">
        <w:rPr>
          <w:rtl w:val="0"/>
        </w:rPr>
      </w:r>
    </w:p>
    <w:p w:rsidR="00000000" w:rsidDel="00000000" w:rsidP="00000000" w:rsidRDefault="00000000" w:rsidRPr="00000000" w14:paraId="0000008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由此产生的解决路径高度一致：</w:t>
      </w:r>
    </w:p>
    <w:p w:rsidR="00000000" w:rsidDel="00000000" w:rsidP="00000000" w:rsidRDefault="00000000" w:rsidRPr="00000000" w14:paraId="00000082">
      <w:pPr>
        <w:numPr>
          <w:ilvl w:val="0"/>
          <w:numId w:val="2"/>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提高识别精度</w:t>
      </w:r>
    </w:p>
    <w:p w:rsidR="00000000" w:rsidDel="00000000" w:rsidP="00000000" w:rsidRDefault="00000000" w:rsidRPr="00000000" w14:paraId="00000083">
      <w:pPr>
        <w:numPr>
          <w:ilvl w:val="0"/>
          <w:numId w:val="2"/>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提供更多数据</w:t>
      </w:r>
    </w:p>
    <w:p w:rsidR="00000000" w:rsidDel="00000000" w:rsidP="00000000" w:rsidRDefault="00000000" w:rsidRPr="00000000" w14:paraId="00000084">
      <w:pPr>
        <w:numPr>
          <w:ilvl w:val="0"/>
          <w:numId w:val="2"/>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给出更“智能”的建议</w:t>
      </w:r>
    </w:p>
    <w:p w:rsidR="00000000" w:rsidDel="00000000" w:rsidP="00000000" w:rsidRDefault="00000000" w:rsidRPr="00000000" w14:paraId="00000085">
      <w:pPr>
        <w:numPr>
          <w:ilvl w:val="0"/>
          <w:numId w:val="2"/>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让农户“照着做”</w:t>
      </w:r>
    </w:p>
    <w:p w:rsidR="00000000" w:rsidDel="00000000" w:rsidP="00000000" w:rsidRDefault="00000000" w:rsidRPr="00000000" w14:paraId="0000008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但现实结果是：</w:t>
        <w:br w:type="textWrapping"/>
        <w:t xml:space="preserve">技术堆叠越来越多，</w:t>
      </w:r>
      <w:r w:rsidDel="00000000" w:rsidR="00000000" w:rsidRPr="00000000">
        <w:rPr>
          <w:rFonts w:ascii="Microsoft Yahei" w:cs="Microsoft Yahei" w:eastAsia="Microsoft Yahei" w:hAnsi="Microsoft Yahei"/>
          <w:b w:val="1"/>
          <w:bCs w:val="1"/>
          <w:sz w:val="20"/>
          <w:szCs w:val="20"/>
          <w:rtl w:val="0"/>
        </w:rPr>
        <w:t xml:space="preserve">农户对系统的依赖却没有相应提高</w:t>
      </w:r>
      <w:r w:rsidDel="00000000" w:rsidR="00000000" w:rsidRPr="00000000">
        <w:rPr>
          <w:rFonts w:ascii="Microsoft Yahei" w:cs="Microsoft Yahei" w:eastAsia="Microsoft Yahei" w:hAnsi="Microsoft Yahei"/>
          <w:sz w:val="20"/>
          <w:szCs w:val="20"/>
          <w:rtl w:val="0"/>
        </w:rPr>
        <w:t xml:space="preserve">；</w:t>
        <w:br w:type="textWrapping"/>
        <w:t xml:space="preserve">真正高价值决策（是否冒险、是否调整策略、是否进入高端市场）仍然回到经验与兜底。</w:t>
      </w:r>
    </w:p>
    <w:p w:rsidR="00000000" w:rsidDel="00000000" w:rsidP="00000000" w:rsidRDefault="00000000" w:rsidRPr="00000000" w14:paraId="0000008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问题不在工具，而在</w:t>
      </w:r>
      <w:r w:rsidDel="00000000" w:rsidR="00000000" w:rsidRPr="00000000">
        <w:rPr>
          <w:rFonts w:ascii="Microsoft Yahei" w:cs="Microsoft Yahei" w:eastAsia="Microsoft Yahei" w:hAnsi="Microsoft Yahei"/>
          <w:b w:val="1"/>
          <w:bCs w:val="1"/>
          <w:sz w:val="20"/>
          <w:szCs w:val="20"/>
          <w:rtl w:val="0"/>
        </w:rPr>
        <w:t xml:space="preserve">问题定义本身就是错的</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88">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2.2 农业的真实结构：高不确定性 × 高惩罚率</w:t>
      </w:r>
    </w:p>
    <w:p w:rsidR="00000000" w:rsidDel="00000000" w:rsidP="00000000" w:rsidRDefault="00000000" w:rsidRPr="00000000" w14:paraId="0000008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农业不是一个“平均值主导”的行业，而是一个</w:t>
      </w:r>
      <w:r w:rsidDel="00000000" w:rsidR="00000000" w:rsidRPr="00000000">
        <w:rPr>
          <w:rFonts w:ascii="Microsoft Yahei" w:cs="Microsoft Yahei" w:eastAsia="Microsoft Yahei" w:hAnsi="Microsoft Yahei"/>
          <w:b w:val="1"/>
          <w:bCs w:val="1"/>
          <w:sz w:val="20"/>
          <w:szCs w:val="20"/>
          <w:rtl w:val="0"/>
        </w:rPr>
        <w:t xml:space="preserve">尾部风险主导</w:t>
      </w:r>
      <w:r w:rsidDel="00000000" w:rsidR="00000000" w:rsidRPr="00000000">
        <w:rPr>
          <w:rFonts w:ascii="Microsoft Yahei" w:cs="Microsoft Yahei" w:eastAsia="Microsoft Yahei" w:hAnsi="Microsoft Yahei"/>
          <w:sz w:val="20"/>
          <w:szCs w:val="20"/>
          <w:rtl w:val="0"/>
        </w:rPr>
        <w:t xml:space="preserve">的系统。</w:t>
      </w:r>
    </w:p>
    <w:p w:rsidR="00000000" w:rsidDel="00000000" w:rsidP="00000000" w:rsidRDefault="00000000" w:rsidRPr="00000000" w14:paraId="0000008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其基本特征包括：</w:t>
      </w:r>
    </w:p>
    <w:p w:rsidR="00000000" w:rsidDel="00000000" w:rsidP="00000000" w:rsidRDefault="00000000" w:rsidRPr="00000000" w14:paraId="0000008C">
      <w:pPr>
        <w:numPr>
          <w:ilvl w:val="0"/>
          <w:numId w:val="13"/>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信息永远不完备</w:t>
      </w:r>
      <w:r w:rsidDel="00000000" w:rsidR="00000000" w:rsidRPr="00000000">
        <w:rPr>
          <w:rFonts w:ascii="Microsoft Yahei" w:cs="Microsoft Yahei" w:eastAsia="Microsoft Yahei" w:hAnsi="Microsoft Yahei"/>
          <w:sz w:val="20"/>
          <w:szCs w:val="20"/>
          <w:rtl w:val="0"/>
        </w:rPr>
        <w:br w:type="textWrapping"/>
        <w:t xml:space="preserve">病虫害、气候、市场窗口、制度约束都存在滞后与噪声</w:t>
      </w:r>
    </w:p>
    <w:p w:rsidR="00000000" w:rsidDel="00000000" w:rsidP="00000000" w:rsidRDefault="00000000" w:rsidRPr="00000000" w14:paraId="0000008D">
      <w:pPr>
        <w:numPr>
          <w:ilvl w:val="0"/>
          <w:numId w:val="13"/>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决策窗口极短</w:t>
      </w:r>
      <w:r w:rsidDel="00000000" w:rsidR="00000000" w:rsidRPr="00000000">
        <w:rPr>
          <w:rFonts w:ascii="Microsoft Yahei" w:cs="Microsoft Yahei" w:eastAsia="Microsoft Yahei" w:hAnsi="Microsoft Yahei"/>
          <w:sz w:val="20"/>
          <w:szCs w:val="20"/>
          <w:rtl w:val="0"/>
        </w:rPr>
        <w:br w:type="textWrapping"/>
        <w:t xml:space="preserve">很多关键动作只有 24–72 小时的容错空间</w:t>
      </w:r>
    </w:p>
    <w:p w:rsidR="00000000" w:rsidDel="00000000" w:rsidP="00000000" w:rsidRDefault="00000000" w:rsidRPr="00000000" w14:paraId="0000008E">
      <w:pPr>
        <w:numPr>
          <w:ilvl w:val="0"/>
          <w:numId w:val="13"/>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错误代价极高且不可逆</w:t>
      </w:r>
      <w:r w:rsidDel="00000000" w:rsidR="00000000" w:rsidRPr="00000000">
        <w:rPr>
          <w:rFonts w:ascii="Microsoft Yahei" w:cs="Microsoft Yahei" w:eastAsia="Microsoft Yahei" w:hAnsi="Microsoft Yahei"/>
          <w:sz w:val="20"/>
          <w:szCs w:val="20"/>
          <w:rtl w:val="0"/>
        </w:rPr>
        <w:br w:type="textWrapping"/>
        <w:t xml:space="preserve">一次错误，可能导致：</w:t>
      </w:r>
    </w:p>
    <w:p w:rsidR="00000000" w:rsidDel="00000000" w:rsidP="00000000" w:rsidRDefault="00000000" w:rsidRPr="00000000" w14:paraId="0000008F">
      <w:pPr>
        <w:numPr>
          <w:ilvl w:val="1"/>
          <w:numId w:val="13"/>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整批降级</w:t>
      </w:r>
    </w:p>
    <w:p w:rsidR="00000000" w:rsidDel="00000000" w:rsidP="00000000" w:rsidRDefault="00000000" w:rsidRPr="00000000" w14:paraId="00000090">
      <w:pPr>
        <w:numPr>
          <w:ilvl w:val="1"/>
          <w:numId w:val="13"/>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合规失败</w:t>
      </w:r>
    </w:p>
    <w:p w:rsidR="00000000" w:rsidDel="00000000" w:rsidP="00000000" w:rsidRDefault="00000000" w:rsidRPr="00000000" w14:paraId="00000091">
      <w:pPr>
        <w:numPr>
          <w:ilvl w:val="1"/>
          <w:numId w:val="13"/>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出口被拒</w:t>
      </w:r>
    </w:p>
    <w:p w:rsidR="00000000" w:rsidDel="00000000" w:rsidP="00000000" w:rsidRDefault="00000000" w:rsidRPr="00000000" w14:paraId="00000092">
      <w:pPr>
        <w:numPr>
          <w:ilvl w:val="1"/>
          <w:numId w:val="13"/>
        </w:numPr>
        <w:spacing w:after="28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整季现金流断裂</w:t>
      </w:r>
    </w:p>
    <w:p w:rsidR="00000000" w:rsidDel="00000000" w:rsidP="00000000" w:rsidRDefault="00000000" w:rsidRPr="00000000" w14:paraId="0000009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在这种结构下，“效率最优解”并不存在，存在的只有：</w:t>
      </w:r>
    </w:p>
    <w:p w:rsidR="00000000" w:rsidDel="00000000" w:rsidP="00000000" w:rsidRDefault="00000000" w:rsidRPr="00000000" w14:paraId="0000009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在信息不足时，如何做一个最不后悔的选择。</w:t>
      </w:r>
      <w:r w:rsidDel="00000000" w:rsidR="00000000" w:rsidRPr="00000000">
        <w:rPr>
          <w:rtl w:val="0"/>
        </w:rPr>
      </w:r>
    </w:p>
    <w:p w:rsidR="00000000" w:rsidDel="00000000" w:rsidP="00000000" w:rsidRDefault="00000000" w:rsidRPr="00000000" w14:paraId="00000095">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2.3 过量投入不是愚蠢，而是理性的保险费</w:t>
      </w:r>
    </w:p>
    <w:p w:rsidR="00000000" w:rsidDel="00000000" w:rsidP="00000000" w:rsidRDefault="00000000" w:rsidRPr="00000000" w14:paraId="0000009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在上述结构中，农户与经营主体形成了一套高度理性的行为模式：</w:t>
      </w:r>
    </w:p>
    <w:p w:rsidR="00000000" w:rsidDel="00000000" w:rsidP="00000000" w:rsidRDefault="00000000" w:rsidRPr="00000000" w14:paraId="00000098">
      <w:pPr>
        <w:numPr>
          <w:ilvl w:val="0"/>
          <w:numId w:val="24"/>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多打一遍药</w:t>
      </w:r>
    </w:p>
    <w:p w:rsidR="00000000" w:rsidDel="00000000" w:rsidP="00000000" w:rsidRDefault="00000000" w:rsidRPr="00000000" w14:paraId="00000099">
      <w:pPr>
        <w:numPr>
          <w:ilvl w:val="0"/>
          <w:numId w:val="24"/>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多施一点肥</w:t>
      </w:r>
    </w:p>
    <w:p w:rsidR="00000000" w:rsidDel="00000000" w:rsidP="00000000" w:rsidRDefault="00000000" w:rsidRPr="00000000" w14:paraId="0000009A">
      <w:pPr>
        <w:numPr>
          <w:ilvl w:val="0"/>
          <w:numId w:val="24"/>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多兜一道底</w:t>
      </w:r>
    </w:p>
    <w:p w:rsidR="00000000" w:rsidDel="00000000" w:rsidP="00000000" w:rsidRDefault="00000000" w:rsidRPr="00000000" w14:paraId="0000009B">
      <w:pPr>
        <w:numPr>
          <w:ilvl w:val="0"/>
          <w:numId w:val="24"/>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宁可成本失控，也不愿承担“万一出事”的风险</w:t>
      </w:r>
    </w:p>
    <w:p w:rsidR="00000000" w:rsidDel="00000000" w:rsidP="00000000" w:rsidRDefault="00000000" w:rsidRPr="00000000" w14:paraId="0000009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这不是保守，而是</w:t>
      </w:r>
      <w:r w:rsidDel="00000000" w:rsidR="00000000" w:rsidRPr="00000000">
        <w:rPr>
          <w:rFonts w:ascii="Microsoft Yahei" w:cs="Microsoft Yahei" w:eastAsia="Microsoft Yahei" w:hAnsi="Microsoft Yahei"/>
          <w:b w:val="1"/>
          <w:bCs w:val="1"/>
          <w:sz w:val="20"/>
          <w:szCs w:val="20"/>
          <w:rtl w:val="0"/>
        </w:rPr>
        <w:t xml:space="preserve">在缺乏可承担责任的决策支持时，唯一可行的风险对冲方式</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9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换句话说：</w:t>
      </w:r>
    </w:p>
    <w:p w:rsidR="00000000" w:rsidDel="00000000" w:rsidP="00000000" w:rsidRDefault="00000000" w:rsidRPr="00000000" w14:paraId="0000009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农业中的“浪费”，本质上是为不确定性支付的保险费。</w:t>
      </w:r>
    </w:p>
    <w:p w:rsidR="00000000" w:rsidDel="00000000" w:rsidP="00000000" w:rsidRDefault="00000000" w:rsidRPr="00000000" w14:paraId="0000009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任何不能替代这种“保险功能”的系统，都会被当作“参考工具”，而不是决策依据。</w:t>
      </w:r>
    </w:p>
    <w:p w:rsidR="00000000" w:rsidDel="00000000" w:rsidP="00000000" w:rsidRDefault="00000000" w:rsidRPr="00000000" w14:paraId="000000A0">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2.4 真正的决策真空：没人为“这一步”负责</w:t>
      </w:r>
    </w:p>
    <w:p w:rsidR="00000000" w:rsidDel="00000000" w:rsidP="00000000" w:rsidRDefault="00000000" w:rsidRPr="00000000" w14:paraId="000000A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在真实生产中，最致命的不是“看不见”，而是：</w:t>
      </w:r>
    </w:p>
    <w:p w:rsidR="00000000" w:rsidDel="00000000" w:rsidP="00000000" w:rsidRDefault="00000000" w:rsidRPr="00000000" w14:paraId="000000A3">
      <w:pPr>
        <w:numPr>
          <w:ilvl w:val="0"/>
          <w:numId w:val="35"/>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看见了，但不知道该不该动</w:t>
      </w:r>
    </w:p>
    <w:p w:rsidR="00000000" w:rsidDel="00000000" w:rsidP="00000000" w:rsidRDefault="00000000" w:rsidRPr="00000000" w14:paraId="000000A4">
      <w:pPr>
        <w:numPr>
          <w:ilvl w:val="0"/>
          <w:numId w:val="3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知道可以动，但不知道会不会被追责</w:t>
      </w:r>
    </w:p>
    <w:p w:rsidR="00000000" w:rsidDel="00000000" w:rsidP="00000000" w:rsidRDefault="00000000" w:rsidRPr="00000000" w14:paraId="000000A5">
      <w:pPr>
        <w:numPr>
          <w:ilvl w:val="0"/>
          <w:numId w:val="35"/>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明白长期更优，但短期失败代价无法承受</w:t>
      </w:r>
    </w:p>
    <w:p w:rsidR="00000000" w:rsidDel="00000000" w:rsidP="00000000" w:rsidRDefault="00000000" w:rsidRPr="00000000" w14:paraId="000000A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现有系统普遍存在一个共同问题：</w:t>
        <w:br w:type="textWrapping"/>
      </w:r>
      <w:r w:rsidDel="00000000" w:rsidR="00000000" w:rsidRPr="00000000">
        <w:rPr>
          <w:rFonts w:ascii="Microsoft Yahei" w:cs="Microsoft Yahei" w:eastAsia="Microsoft Yahei" w:hAnsi="Microsoft Yahei"/>
          <w:b w:val="1"/>
          <w:bCs w:val="1"/>
          <w:sz w:val="20"/>
          <w:szCs w:val="20"/>
          <w:rtl w:val="0"/>
        </w:rPr>
        <w:t xml:space="preserve">它们输出的是“信息”或“建议”，而不是“可承担责任的决策”。</w:t>
      </w:r>
      <w:r w:rsidDel="00000000" w:rsidR="00000000" w:rsidRPr="00000000">
        <w:rPr>
          <w:rtl w:val="0"/>
        </w:rPr>
      </w:r>
    </w:p>
    <w:p w:rsidR="00000000" w:rsidDel="00000000" w:rsidP="00000000" w:rsidRDefault="00000000" w:rsidRPr="00000000" w14:paraId="000000A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一旦结果不好，责任会被迅速回退到人身上：</w:t>
      </w:r>
    </w:p>
    <w:p w:rsidR="00000000" w:rsidDel="00000000" w:rsidP="00000000" w:rsidRDefault="00000000" w:rsidRPr="00000000" w14:paraId="000000A8">
      <w:pPr>
        <w:numPr>
          <w:ilvl w:val="0"/>
          <w:numId w:val="4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系统只是参考</w:t>
      </w:r>
    </w:p>
    <w:p w:rsidR="00000000" w:rsidDel="00000000" w:rsidP="00000000" w:rsidRDefault="00000000" w:rsidRPr="00000000" w14:paraId="000000A9">
      <w:pPr>
        <w:numPr>
          <w:ilvl w:val="0"/>
          <w:numId w:val="4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算法只是辅助</w:t>
      </w:r>
    </w:p>
    <w:p w:rsidR="00000000" w:rsidDel="00000000" w:rsidP="00000000" w:rsidRDefault="00000000" w:rsidRPr="00000000" w14:paraId="000000AA">
      <w:pPr>
        <w:numPr>
          <w:ilvl w:val="0"/>
          <w:numId w:val="46"/>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决策还是你自己做的</w:t>
      </w:r>
    </w:p>
    <w:p w:rsidR="00000000" w:rsidDel="00000000" w:rsidP="00000000" w:rsidRDefault="00000000" w:rsidRPr="00000000" w14:paraId="000000A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这意味着：</w:t>
      </w:r>
    </w:p>
    <w:p w:rsidR="00000000" w:rsidDel="00000000" w:rsidP="00000000" w:rsidRDefault="00000000" w:rsidRPr="00000000" w14:paraId="000000AC">
      <w:pPr>
        <w:spacing w:after="280" w:before="280" w:line="240" w:lineRule="auto"/>
        <w:rPr>
          <w:rFonts w:ascii="Microsoft Yahei" w:cs="Microsoft Yahei" w:eastAsia="Microsoft Yahei" w:hAnsi="Microsoft Yahei"/>
          <w:sz w:val="20"/>
          <w:szCs w:val="20"/>
        </w:rPr>
      </w:pPr>
      <w:sdt>
        <w:sdtPr>
          <w:id w:val="-1429160242"/>
          <w:tag w:val="goog_rdk_2"/>
        </w:sdtPr>
        <w:sdtContent>
          <w:commentRangeStart w:id="2"/>
        </w:sdtContent>
      </w:sdt>
      <w:sdt>
        <w:sdtPr>
          <w:id w:val="1209140970"/>
          <w:tag w:val="goog_rdk_3"/>
        </w:sdtPr>
        <w:sdtContent>
          <w:commentRangeStart w:id="3"/>
        </w:sdtContent>
      </w:sdt>
      <w:r w:rsidDel="00000000" w:rsidR="00000000" w:rsidRPr="00000000">
        <w:rPr>
          <w:rFonts w:ascii="Microsoft Yahei" w:cs="Microsoft Yahei" w:eastAsia="Microsoft Yahei" w:hAnsi="Microsoft Yahei"/>
          <w:sz w:val="20"/>
          <w:szCs w:val="20"/>
          <w:rtl w:val="0"/>
        </w:rPr>
        <w:t xml:space="preserve">在关键时刻，系统永远不会成为真正的“兜底对象”。</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D">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2.5 V1.3.1 的关键约束一：生物学上限（Biological Ceiling）</w:t>
      </w:r>
    </w:p>
    <w:p w:rsidR="00000000" w:rsidDel="00000000" w:rsidP="00000000" w:rsidRDefault="00000000" w:rsidRPr="00000000" w14:paraId="000000A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在重构问题时，必须明确一个经常被忽略、但至关重要的物理事实：</w:t>
      </w:r>
    </w:p>
    <w:p w:rsidR="00000000" w:rsidDel="00000000" w:rsidP="00000000" w:rsidRDefault="00000000" w:rsidRPr="00000000" w14:paraId="000000B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农产品的等级与产出，存在不可突破的生物学上限。</w:t>
      </w:r>
      <w:r w:rsidDel="00000000" w:rsidR="00000000" w:rsidRPr="00000000">
        <w:rPr>
          <w:rtl w:val="0"/>
        </w:rPr>
      </w:r>
    </w:p>
    <w:p w:rsidR="00000000" w:rsidDel="00000000" w:rsidP="00000000" w:rsidRDefault="00000000" w:rsidRPr="00000000" w14:paraId="000000B1">
      <w:pPr>
        <w:numPr>
          <w:ilvl w:val="0"/>
          <w:numId w:val="5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品种基因</w:t>
      </w:r>
    </w:p>
    <w:p w:rsidR="00000000" w:rsidDel="00000000" w:rsidP="00000000" w:rsidRDefault="00000000" w:rsidRPr="00000000" w14:paraId="000000B2">
      <w:pPr>
        <w:numPr>
          <w:ilvl w:val="0"/>
          <w:numId w:val="5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基础环境（光、温、水、土）</w:t>
      </w:r>
    </w:p>
    <w:p w:rsidR="00000000" w:rsidDel="00000000" w:rsidP="00000000" w:rsidRDefault="00000000" w:rsidRPr="00000000" w14:paraId="000000B3">
      <w:pPr>
        <w:numPr>
          <w:ilvl w:val="0"/>
          <w:numId w:val="5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种植方式的物理约束</w:t>
      </w:r>
    </w:p>
    <w:p w:rsidR="00000000" w:rsidDel="00000000" w:rsidP="00000000" w:rsidRDefault="00000000" w:rsidRPr="00000000" w14:paraId="000000B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这些因素决定了：</w:t>
        <w:br w:type="textWrapping"/>
        <w:t xml:space="preserve">任何系统都</w:t>
      </w:r>
      <w:r w:rsidDel="00000000" w:rsidR="00000000" w:rsidRPr="00000000">
        <w:rPr>
          <w:rFonts w:ascii="Microsoft Yahei" w:cs="Microsoft Yahei" w:eastAsia="Microsoft Yahei" w:hAnsi="Microsoft Yahei"/>
          <w:b w:val="1"/>
          <w:bCs w:val="1"/>
          <w:sz w:val="20"/>
          <w:szCs w:val="20"/>
          <w:rtl w:val="0"/>
        </w:rPr>
        <w:t xml:space="preserve">不可能凭空创造超出生物学上限的等级或产量</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B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因此，Sentinel 在问题定义阶段就明确约束自身边界：</w:t>
      </w:r>
    </w:p>
    <w:p w:rsidR="00000000" w:rsidDel="00000000" w:rsidP="00000000" w:rsidRDefault="00000000" w:rsidRPr="00000000" w14:paraId="000000B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的目标不是“创造奇迹”，</w:t>
        <w:br w:type="textWrapping"/>
        <w:t xml:space="preserve">而是</w:t>
      </w:r>
      <w:r w:rsidDel="00000000" w:rsidR="00000000" w:rsidRPr="00000000">
        <w:rPr>
          <w:rFonts w:ascii="Microsoft Yahei" w:cs="Microsoft Yahei" w:eastAsia="Microsoft Yahei" w:hAnsi="Microsoft Yahei"/>
          <w:b w:val="1"/>
          <w:bCs w:val="1"/>
          <w:sz w:val="20"/>
          <w:szCs w:val="20"/>
          <w:rtl w:val="0"/>
        </w:rPr>
        <w:t xml:space="preserve">防止本可达到的结果因决策失误而被降级</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B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这不是降级目标，而是</w:t>
      </w:r>
      <w:r w:rsidDel="00000000" w:rsidR="00000000" w:rsidRPr="00000000">
        <w:rPr>
          <w:rFonts w:ascii="Microsoft Yahei" w:cs="Microsoft Yahei" w:eastAsia="Microsoft Yahei" w:hAnsi="Microsoft Yahei"/>
          <w:b w:val="1"/>
          <w:bCs w:val="1"/>
          <w:sz w:val="20"/>
          <w:szCs w:val="20"/>
          <w:rtl w:val="0"/>
        </w:rPr>
        <w:t xml:space="preserve">对法律风险、客户预期与交付责任的必要管理</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B8">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2.6 风险治理与收入解锁的辩证关系</w:t>
      </w:r>
    </w:p>
    <w:p w:rsidR="00000000" w:rsidDel="00000000" w:rsidP="00000000" w:rsidRDefault="00000000" w:rsidRPr="00000000" w14:paraId="000000B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 V1.3.1 中，问题被明确拆分为两层，但顺序不可颠倒：</w:t>
      </w:r>
    </w:p>
    <w:p w:rsidR="00000000" w:rsidDel="00000000" w:rsidP="00000000" w:rsidRDefault="00000000" w:rsidRPr="00000000" w14:paraId="000000B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第一层：风险治理（Safety Net）</w:t>
      </w:r>
      <w:r w:rsidDel="00000000" w:rsidR="00000000" w:rsidRPr="00000000">
        <w:rPr>
          <w:rtl w:val="0"/>
        </w:rPr>
      </w:r>
    </w:p>
    <w:p w:rsidR="00000000" w:rsidDel="00000000" w:rsidP="00000000" w:rsidRDefault="00000000" w:rsidRPr="00000000" w14:paraId="000000BC">
      <w:pPr>
        <w:numPr>
          <w:ilvl w:val="0"/>
          <w:numId w:val="68"/>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防止错误决策</w:t>
      </w:r>
    </w:p>
    <w:p w:rsidR="00000000" w:rsidDel="00000000" w:rsidP="00000000" w:rsidRDefault="00000000" w:rsidRPr="00000000" w14:paraId="000000BD">
      <w:pPr>
        <w:numPr>
          <w:ilvl w:val="0"/>
          <w:numId w:val="68"/>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防止合规失败</w:t>
      </w:r>
    </w:p>
    <w:p w:rsidR="00000000" w:rsidDel="00000000" w:rsidP="00000000" w:rsidRDefault="00000000" w:rsidRPr="00000000" w14:paraId="000000BE">
      <w:pPr>
        <w:numPr>
          <w:ilvl w:val="0"/>
          <w:numId w:val="68"/>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防止整批降级</w:t>
      </w:r>
    </w:p>
    <w:p w:rsidR="00000000" w:rsidDel="00000000" w:rsidP="00000000" w:rsidRDefault="00000000" w:rsidRPr="00000000" w14:paraId="000000B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第二层：收入解锁（Growth Engine）</w:t>
      </w:r>
      <w:r w:rsidDel="00000000" w:rsidR="00000000" w:rsidRPr="00000000">
        <w:rPr>
          <w:rtl w:val="0"/>
        </w:rPr>
      </w:r>
    </w:p>
    <w:p w:rsidR="00000000" w:rsidDel="00000000" w:rsidP="00000000" w:rsidRDefault="00000000" w:rsidRPr="00000000" w14:paraId="000000C0">
      <w:pPr>
        <w:numPr>
          <w:ilvl w:val="0"/>
          <w:numId w:val="79"/>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在安全边界内</w:t>
      </w:r>
    </w:p>
    <w:p w:rsidR="00000000" w:rsidDel="00000000" w:rsidP="00000000" w:rsidRDefault="00000000" w:rsidRPr="00000000" w14:paraId="000000C1">
      <w:pPr>
        <w:numPr>
          <w:ilvl w:val="0"/>
          <w:numId w:val="7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通过更精确的时点、剂量与执行</w:t>
      </w:r>
    </w:p>
    <w:p w:rsidR="00000000" w:rsidDel="00000000" w:rsidP="00000000" w:rsidRDefault="00000000" w:rsidRPr="00000000" w14:paraId="000000C2">
      <w:pPr>
        <w:numPr>
          <w:ilvl w:val="0"/>
          <w:numId w:val="79"/>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解锁等级溢价与渠道溢价</w:t>
      </w:r>
    </w:p>
    <w:p w:rsidR="00000000" w:rsidDel="00000000" w:rsidP="00000000" w:rsidRDefault="00000000" w:rsidRPr="00000000" w14:paraId="000000C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关键逻辑是：</w:t>
      </w:r>
    </w:p>
    <w:p w:rsidR="00000000" w:rsidDel="00000000" w:rsidP="00000000" w:rsidRDefault="00000000" w:rsidRPr="00000000" w14:paraId="000000C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没有风险治理，就不存在可持续的收入解锁。</w:t>
      </w:r>
      <w:r w:rsidDel="00000000" w:rsidR="00000000" w:rsidRPr="00000000">
        <w:rPr>
          <w:rtl w:val="0"/>
        </w:rPr>
      </w:r>
    </w:p>
    <w:p w:rsidR="00000000" w:rsidDel="00000000" w:rsidP="00000000" w:rsidRDefault="00000000" w:rsidRPr="00000000" w14:paraId="000000C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任何绕过第一层直接承诺“增收”的系统，都会在农业中迅速失信。</w:t>
      </w:r>
    </w:p>
    <w:p w:rsidR="00000000" w:rsidDel="00000000" w:rsidP="00000000" w:rsidRDefault="00000000" w:rsidRPr="00000000" w14:paraId="000000C6">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2.7 为什么“Why Now”本身就是问题的一部分</w:t>
      </w:r>
    </w:p>
    <w:p w:rsidR="00000000" w:rsidDel="00000000" w:rsidP="00000000" w:rsidRDefault="00000000" w:rsidRPr="00000000" w14:paraId="000000C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 V1.3.1 中，“为什么是现在”不再是单独章节，而被并入问题定义，因为：</w:t>
      </w:r>
    </w:p>
    <w:p w:rsidR="00000000" w:rsidDel="00000000" w:rsidP="00000000" w:rsidRDefault="00000000" w:rsidRPr="00000000" w14:paraId="000000C9">
      <w:pPr>
        <w:numPr>
          <w:ilvl w:val="0"/>
          <w:numId w:val="83"/>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制度变化</w:t>
      </w:r>
      <w:r w:rsidDel="00000000" w:rsidR="00000000" w:rsidRPr="00000000">
        <w:rPr>
          <w:rFonts w:ascii="Microsoft Yahei" w:cs="Microsoft Yahei" w:eastAsia="Microsoft Yahei" w:hAnsi="Microsoft Yahei"/>
          <w:sz w:val="20"/>
          <w:szCs w:val="20"/>
          <w:rtl w:val="0"/>
        </w:rPr>
        <w:t xml:space="preserve">已经把“过程证据”从加分项变成准入条件</w:t>
      </w:r>
    </w:p>
    <w:p w:rsidR="00000000" w:rsidDel="00000000" w:rsidP="00000000" w:rsidRDefault="00000000" w:rsidRPr="00000000" w14:paraId="000000CA">
      <w:pPr>
        <w:numPr>
          <w:ilvl w:val="0"/>
          <w:numId w:val="83"/>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市场结构</w:t>
      </w:r>
      <w:r w:rsidDel="00000000" w:rsidR="00000000" w:rsidRPr="00000000">
        <w:rPr>
          <w:rFonts w:ascii="Microsoft Yahei" w:cs="Microsoft Yahei" w:eastAsia="Microsoft Yahei" w:hAnsi="Microsoft Yahei"/>
          <w:sz w:val="20"/>
          <w:szCs w:val="20"/>
          <w:rtl w:val="0"/>
        </w:rPr>
        <w:t xml:space="preserve">已经把收入决定权从“产量”转移到“等级与合规”</w:t>
      </w:r>
    </w:p>
    <w:p w:rsidR="00000000" w:rsidDel="00000000" w:rsidP="00000000" w:rsidRDefault="00000000" w:rsidRPr="00000000" w14:paraId="000000CB">
      <w:pPr>
        <w:numPr>
          <w:ilvl w:val="0"/>
          <w:numId w:val="83"/>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成本曲线</w:t>
      </w:r>
      <w:r w:rsidDel="00000000" w:rsidR="00000000" w:rsidRPr="00000000">
        <w:rPr>
          <w:rFonts w:ascii="Microsoft Yahei" w:cs="Microsoft Yahei" w:eastAsia="Microsoft Yahei" w:hAnsi="Microsoft Yahei"/>
          <w:sz w:val="20"/>
          <w:szCs w:val="20"/>
          <w:rtl w:val="0"/>
        </w:rPr>
        <w:t xml:space="preserve">已经让感知与执行不再是稀缺资源</w:t>
      </w:r>
    </w:p>
    <w:p w:rsidR="00000000" w:rsidDel="00000000" w:rsidP="00000000" w:rsidRDefault="00000000" w:rsidRPr="00000000" w14:paraId="000000C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这意味着：</w:t>
      </w:r>
    </w:p>
    <w:p w:rsidR="00000000" w:rsidDel="00000000" w:rsidP="00000000" w:rsidRDefault="00000000" w:rsidRPr="00000000" w14:paraId="000000CD">
      <w:pPr>
        <w:spacing w:after="280" w:before="280" w:line="240" w:lineRule="auto"/>
        <w:rPr>
          <w:rFonts w:ascii="Microsoft Yahei" w:cs="Microsoft Yahei" w:eastAsia="Microsoft Yahei" w:hAnsi="Microsoft Yahei"/>
          <w:sz w:val="20"/>
          <w:szCs w:val="20"/>
        </w:rPr>
      </w:pPr>
      <w:sdt>
        <w:sdtPr>
          <w:id w:val="1231566021"/>
          <w:tag w:val="goog_rdk_4"/>
        </w:sdtPr>
        <w:sdtContent>
          <w:commentRangeStart w:id="4"/>
        </w:sdtContent>
      </w:sdt>
      <w:sdt>
        <w:sdtPr>
          <w:id w:val="1724483426"/>
          <w:tag w:val="goog_rdk_5"/>
        </w:sdtPr>
        <w:sdtContent>
          <w:commentRangeStart w:id="5"/>
        </w:sdtContent>
      </w:sdt>
      <w:r w:rsidDel="00000000" w:rsidR="00000000" w:rsidRPr="00000000">
        <w:rPr>
          <w:rFonts w:ascii="Microsoft Yahei" w:cs="Microsoft Yahei" w:eastAsia="Microsoft Yahei" w:hAnsi="Microsoft Yahei"/>
          <w:sz w:val="20"/>
          <w:szCs w:val="20"/>
          <w:rtl w:val="0"/>
        </w:rPr>
        <w:t xml:space="preserve">如果今天仍然依赖经验兜底，</w:t>
        <w:br w:type="textWrapping"/>
        <w:t xml:space="preserve">不是“赚得少一点”，而是</w:t>
      </w:r>
      <w:r w:rsidDel="00000000" w:rsidR="00000000" w:rsidRPr="00000000">
        <w:rPr>
          <w:rFonts w:ascii="Microsoft Yahei" w:cs="Microsoft Yahei" w:eastAsia="Microsoft Yahei" w:hAnsi="Microsoft Yahei"/>
          <w:b w:val="1"/>
          <w:bCs w:val="1"/>
          <w:sz w:val="20"/>
          <w:szCs w:val="20"/>
          <w:rtl w:val="0"/>
        </w:rPr>
        <w:t xml:space="preserve">直接失去市场资格</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C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问题已经不是“要不要升级决策系统”，而是：</w:t>
        <w:br w:type="textWrapping"/>
      </w:r>
      <w:r w:rsidDel="00000000" w:rsidR="00000000" w:rsidRPr="00000000">
        <w:rPr>
          <w:rFonts w:ascii="Microsoft Yahei" w:cs="Microsoft Yahei" w:eastAsia="Microsoft Yahei" w:hAnsi="Microsoft Yahei"/>
          <w:b w:val="1"/>
          <w:bCs w:val="1"/>
          <w:sz w:val="20"/>
          <w:szCs w:val="20"/>
          <w:rtl w:val="0"/>
        </w:rPr>
        <w:t xml:space="preserve">如果不升级，还能不能继续参与竞争。</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F">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2.8 本章结论</w:t>
      </w:r>
    </w:p>
    <w:p w:rsidR="00000000" w:rsidDel="00000000" w:rsidP="00000000" w:rsidRDefault="00000000" w:rsidRPr="00000000" w14:paraId="000000D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农业真正的问题，不是“信息不够多”，而是</w:t>
      </w:r>
      <w:r w:rsidDel="00000000" w:rsidR="00000000" w:rsidRPr="00000000">
        <w:rPr>
          <w:rFonts w:ascii="Microsoft Yahei" w:cs="Microsoft Yahei" w:eastAsia="Microsoft Yahei" w:hAnsi="Microsoft Yahei"/>
          <w:b w:val="1"/>
          <w:bCs w:val="1"/>
          <w:sz w:val="20"/>
          <w:szCs w:val="20"/>
          <w:rtl w:val="0"/>
        </w:rPr>
        <w:t xml:space="preserve">在不确定性下没有一个系统可以站出来，为关键决策承担责任</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D2">
      <w:pPr>
        <w:numPr>
          <w:ilvl w:val="0"/>
          <w:numId w:val="84"/>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经验兜底的成本正在失控</w:t>
      </w:r>
    </w:p>
    <w:p w:rsidR="00000000" w:rsidDel="00000000" w:rsidP="00000000" w:rsidRDefault="00000000" w:rsidRPr="00000000" w14:paraId="000000D3">
      <w:pPr>
        <w:numPr>
          <w:ilvl w:val="0"/>
          <w:numId w:val="84"/>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制度要求正在前置到过程层</w:t>
      </w:r>
    </w:p>
    <w:p w:rsidR="00000000" w:rsidDel="00000000" w:rsidP="00000000" w:rsidRDefault="00000000" w:rsidRPr="00000000" w14:paraId="000000D4">
      <w:pPr>
        <w:numPr>
          <w:ilvl w:val="0"/>
          <w:numId w:val="84"/>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收入差异正在被等级与合规放大</w:t>
      </w:r>
    </w:p>
    <w:p w:rsidR="00000000" w:rsidDel="00000000" w:rsidP="00000000" w:rsidRDefault="00000000" w:rsidRPr="00000000" w14:paraId="000000D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这三件事共同指向一个结论：</w:t>
      </w:r>
    </w:p>
    <w:p w:rsidR="00000000" w:rsidDel="00000000" w:rsidP="00000000" w:rsidRDefault="00000000" w:rsidRPr="00000000" w14:paraId="000000D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农业需要的不是更多工具，而是一套可被信任、可被审计、可承担责任的决策系统。</w:t>
      </w:r>
      <w:r w:rsidDel="00000000" w:rsidR="00000000" w:rsidRPr="00000000">
        <w:rPr>
          <w:rtl w:val="0"/>
        </w:rPr>
      </w:r>
    </w:p>
    <w:p w:rsidR="00000000" w:rsidDel="00000000" w:rsidP="00000000" w:rsidRDefault="00000000" w:rsidRPr="00000000" w14:paraId="000000D7">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280" w:before="280" w:line="240" w:lineRule="auto"/>
        <w:rPr>
          <w:rFonts w:ascii="Microsoft Yahei" w:cs="Microsoft Yahei" w:eastAsia="Microsoft Yahei" w:hAnsi="Microsoft Yahei"/>
          <w:b w:val="1"/>
          <w:bCs w:val="1"/>
          <w:sz w:val="20"/>
          <w:szCs w:val="20"/>
        </w:rPr>
      </w:pPr>
      <w:bookmarkStart w:colFirst="0" w:colLast="0" w:name="_heading=h.se8bpcf6a224" w:id="2"/>
      <w:bookmarkEnd w:id="2"/>
      <w:r w:rsidDel="00000000" w:rsidR="00000000" w:rsidRPr="00000000">
        <w:rPr>
          <w:rFonts w:ascii="Microsoft Yahei" w:cs="Microsoft Yahei" w:eastAsia="Microsoft Yahei" w:hAnsi="Microsoft Yahei"/>
          <w:b w:val="1"/>
          <w:bCs w:val="1"/>
          <w:sz w:val="20"/>
          <w:szCs w:val="20"/>
          <w:rtl w:val="0"/>
        </w:rPr>
        <w:t xml:space="preserve">第 3 章 Core Thesis</w:t>
      </w:r>
    </w:p>
    <w:p w:rsidR="00000000" w:rsidDel="00000000" w:rsidP="00000000" w:rsidRDefault="00000000" w:rsidRPr="00000000" w14:paraId="000000D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（核心论断｜为什么 Sentinel 必须是一套“决策操作系统”，而不是工具、模型或服务集合）</w:t>
      </w:r>
    </w:p>
    <w:p w:rsidR="00000000" w:rsidDel="00000000" w:rsidP="00000000" w:rsidRDefault="00000000" w:rsidRPr="00000000" w14:paraId="000000DA">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3.1 一个被长期误判的问题：农业真正稀缺的不是工具</w:t>
      </w:r>
    </w:p>
    <w:p w:rsidR="00000000" w:rsidDel="00000000" w:rsidP="00000000" w:rsidRDefault="00000000" w:rsidRPr="00000000" w14:paraId="000000D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在过去的技术演进中，农业并不缺少任何单点能力：</w:t>
      </w:r>
    </w:p>
    <w:p w:rsidR="00000000" w:rsidDel="00000000" w:rsidP="00000000" w:rsidRDefault="00000000" w:rsidRPr="00000000" w14:paraId="000000DD">
      <w:pPr>
        <w:numPr>
          <w:ilvl w:val="0"/>
          <w:numId w:val="8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传感器越来越便宜</w:t>
      </w:r>
    </w:p>
    <w:p w:rsidR="00000000" w:rsidDel="00000000" w:rsidP="00000000" w:rsidRDefault="00000000" w:rsidRPr="00000000" w14:paraId="000000DE">
      <w:pPr>
        <w:numPr>
          <w:ilvl w:val="0"/>
          <w:numId w:val="8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无人机与农机执行能力高度商品化</w:t>
      </w:r>
    </w:p>
    <w:p w:rsidR="00000000" w:rsidDel="00000000" w:rsidP="00000000" w:rsidRDefault="00000000" w:rsidRPr="00000000" w14:paraId="000000DF">
      <w:pPr>
        <w:numPr>
          <w:ilvl w:val="0"/>
          <w:numId w:val="8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病虫害识别、气象预测、作物模型不断进步</w:t>
      </w:r>
    </w:p>
    <w:p w:rsidR="00000000" w:rsidDel="00000000" w:rsidP="00000000" w:rsidRDefault="00000000" w:rsidRPr="00000000" w14:paraId="000000E0">
      <w:pPr>
        <w:numPr>
          <w:ilvl w:val="0"/>
          <w:numId w:val="86"/>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AI 模型在感知与预测层面的能力持续提升</w:t>
      </w:r>
    </w:p>
    <w:p w:rsidR="00000000" w:rsidDel="00000000" w:rsidP="00000000" w:rsidRDefault="00000000" w:rsidRPr="00000000" w14:paraId="000000E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但一个反直觉的事实是：</w:t>
        <w:br w:type="textWrapping"/>
      </w:r>
      <w:r w:rsidDel="00000000" w:rsidR="00000000" w:rsidRPr="00000000">
        <w:rPr>
          <w:rFonts w:ascii="Microsoft Yahei" w:cs="Microsoft Yahei" w:eastAsia="Microsoft Yahei" w:hAnsi="Microsoft Yahei"/>
          <w:b w:val="1"/>
          <w:bCs w:val="1"/>
          <w:sz w:val="20"/>
          <w:szCs w:val="20"/>
          <w:rtl w:val="0"/>
        </w:rPr>
        <w:t xml:space="preserve">这些能力的丰富，并没有带来决策质量的线性提升。</w:t>
      </w:r>
      <w:r w:rsidDel="00000000" w:rsidR="00000000" w:rsidRPr="00000000">
        <w:rPr>
          <w:rtl w:val="0"/>
        </w:rPr>
      </w:r>
    </w:p>
    <w:p w:rsidR="00000000" w:rsidDel="00000000" w:rsidP="00000000" w:rsidRDefault="00000000" w:rsidRPr="00000000" w14:paraId="000000E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原因并不复杂——</w:t>
        <w:br w:type="textWrapping"/>
        <w:t xml:space="preserve">农业系统中真正稀缺的，从来不是“能做什么”，而是：</w:t>
      </w:r>
    </w:p>
    <w:p w:rsidR="00000000" w:rsidDel="00000000" w:rsidP="00000000" w:rsidRDefault="00000000" w:rsidRPr="00000000" w14:paraId="000000E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在多约束条件下，谁来决定“现在该不该做”，以及“出了问题谁负责”。</w:t>
      </w:r>
      <w:r w:rsidDel="00000000" w:rsidR="00000000" w:rsidRPr="00000000">
        <w:rPr>
          <w:rtl w:val="0"/>
        </w:rPr>
      </w:r>
    </w:p>
    <w:p w:rsidR="00000000" w:rsidDel="00000000" w:rsidP="00000000" w:rsidRDefault="00000000" w:rsidRPr="00000000" w14:paraId="000000E4">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3.2 决策不是信息叠加，而是责任分配</w:t>
      </w:r>
    </w:p>
    <w:p w:rsidR="00000000" w:rsidDel="00000000" w:rsidP="00000000" w:rsidRDefault="00000000" w:rsidRPr="00000000" w14:paraId="000000E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在高不确定性行业中，决策的本质不是选择动作，而是</w:t>
      </w:r>
      <w:r w:rsidDel="00000000" w:rsidR="00000000" w:rsidRPr="00000000">
        <w:rPr>
          <w:rFonts w:ascii="Microsoft Yahei" w:cs="Microsoft Yahei" w:eastAsia="Microsoft Yahei" w:hAnsi="Microsoft Yahei"/>
          <w:b w:val="1"/>
          <w:bCs w:val="1"/>
          <w:sz w:val="20"/>
          <w:szCs w:val="20"/>
          <w:rtl w:val="0"/>
        </w:rPr>
        <w:t xml:space="preserve">分配责任</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E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一个真实的农业决策，至少同时受制于：</w:t>
      </w:r>
    </w:p>
    <w:p w:rsidR="00000000" w:rsidDel="00000000" w:rsidP="00000000" w:rsidRDefault="00000000" w:rsidRPr="00000000" w14:paraId="000000E8">
      <w:pPr>
        <w:numPr>
          <w:ilvl w:val="0"/>
          <w:numId w:val="8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生物学约束</w:t>
      </w:r>
    </w:p>
    <w:p w:rsidR="00000000" w:rsidDel="00000000" w:rsidP="00000000" w:rsidRDefault="00000000" w:rsidRPr="00000000" w14:paraId="000000E9">
      <w:pPr>
        <w:numPr>
          <w:ilvl w:val="0"/>
          <w:numId w:val="8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气候与时序</w:t>
      </w:r>
    </w:p>
    <w:p w:rsidR="00000000" w:rsidDel="00000000" w:rsidP="00000000" w:rsidRDefault="00000000" w:rsidRPr="00000000" w14:paraId="000000EA">
      <w:pPr>
        <w:numPr>
          <w:ilvl w:val="0"/>
          <w:numId w:val="8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法规与残留限制</w:t>
      </w:r>
    </w:p>
    <w:p w:rsidR="00000000" w:rsidDel="00000000" w:rsidP="00000000" w:rsidRDefault="00000000" w:rsidRPr="00000000" w14:paraId="000000EB">
      <w:pPr>
        <w:numPr>
          <w:ilvl w:val="0"/>
          <w:numId w:val="8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市场等级与渠道要求</w:t>
      </w:r>
    </w:p>
    <w:p w:rsidR="00000000" w:rsidDel="00000000" w:rsidP="00000000" w:rsidRDefault="00000000" w:rsidRPr="00000000" w14:paraId="000000EC">
      <w:pPr>
        <w:numPr>
          <w:ilvl w:val="0"/>
          <w:numId w:val="8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执行能力与可靠性</w:t>
      </w:r>
    </w:p>
    <w:p w:rsidR="00000000" w:rsidDel="00000000" w:rsidP="00000000" w:rsidRDefault="00000000" w:rsidRPr="00000000" w14:paraId="000000E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在这些约束下，“建议”是廉价的，“处方”才是昂贵的。</w:t>
      </w:r>
    </w:p>
    <w:p w:rsidR="00000000" w:rsidDel="00000000" w:rsidP="00000000" w:rsidRDefault="00000000" w:rsidRPr="00000000" w14:paraId="000000E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处方意味着三件事：</w:t>
      </w:r>
      <w:r w:rsidDel="00000000" w:rsidR="00000000" w:rsidRPr="00000000">
        <w:rPr>
          <w:rtl w:val="0"/>
        </w:rPr>
      </w:r>
    </w:p>
    <w:p w:rsidR="00000000" w:rsidDel="00000000" w:rsidP="00000000" w:rsidRDefault="00000000" w:rsidRPr="00000000" w14:paraId="000000EF">
      <w:pPr>
        <w:numPr>
          <w:ilvl w:val="0"/>
          <w:numId w:val="88"/>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明确的行动指令</w:t>
      </w:r>
    </w:p>
    <w:p w:rsidR="00000000" w:rsidDel="00000000" w:rsidP="00000000" w:rsidRDefault="00000000" w:rsidRPr="00000000" w14:paraId="000000F0">
      <w:pPr>
        <w:numPr>
          <w:ilvl w:val="0"/>
          <w:numId w:val="88"/>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明确的适用条件</w:t>
      </w:r>
    </w:p>
    <w:p w:rsidR="00000000" w:rsidDel="00000000" w:rsidP="00000000" w:rsidRDefault="00000000" w:rsidRPr="00000000" w14:paraId="000000F1">
      <w:pPr>
        <w:numPr>
          <w:ilvl w:val="0"/>
          <w:numId w:val="88"/>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明确的责任边界</w:t>
      </w:r>
    </w:p>
    <w:p w:rsidR="00000000" w:rsidDel="00000000" w:rsidP="00000000" w:rsidRDefault="00000000" w:rsidRPr="00000000" w14:paraId="000000F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的核心论断正是基于这一点：</w:t>
      </w:r>
    </w:p>
    <w:p w:rsidR="00000000" w:rsidDel="00000000" w:rsidP="00000000" w:rsidRDefault="00000000" w:rsidRPr="00000000" w14:paraId="000000F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农业缺的不是“更聪明的建议”，</w:t>
        <w:br w:type="textWrapping"/>
        <w:t xml:space="preserve">而是一套</w:t>
      </w:r>
      <w:r w:rsidDel="00000000" w:rsidR="00000000" w:rsidRPr="00000000">
        <w:rPr>
          <w:rFonts w:ascii="Microsoft Yahei" w:cs="Microsoft Yahei" w:eastAsia="Microsoft Yahei" w:hAnsi="Microsoft Yahei"/>
          <w:b w:val="1"/>
          <w:bCs w:val="1"/>
          <w:sz w:val="20"/>
          <w:szCs w:val="20"/>
          <w:rtl w:val="0"/>
        </w:rPr>
        <w:t xml:space="preserve">能够持续生成、执行并审计处方的决策系统</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0F4">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3.3 五段式决策闭环：Sentinel 的最小不可删结构</w:t>
      </w:r>
    </w:p>
    <w:p w:rsidR="00000000" w:rsidDel="00000000" w:rsidP="00000000" w:rsidRDefault="00000000" w:rsidRPr="00000000" w14:paraId="000000F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V1.3.1 明确恢复并强化 Sentinel 的基础结构约束：</w:t>
        <w:br w:type="textWrapping"/>
      </w:r>
      <w:r w:rsidDel="00000000" w:rsidR="00000000" w:rsidRPr="00000000">
        <w:rPr>
          <w:rFonts w:ascii="Microsoft Yahei" w:cs="Microsoft Yahei" w:eastAsia="Microsoft Yahei" w:hAnsi="Microsoft Yahei"/>
          <w:b w:val="1"/>
          <w:bCs w:val="1"/>
          <w:sz w:val="20"/>
          <w:szCs w:val="20"/>
          <w:rtl w:val="0"/>
        </w:rPr>
        <w:t xml:space="preserve">五段式决策闭环不可拆分、不可弱化。</w:t>
      </w:r>
      <w:r w:rsidDel="00000000" w:rsidR="00000000" w:rsidRPr="00000000">
        <w:rPr>
          <w:rtl w:val="0"/>
        </w:rPr>
      </w:r>
    </w:p>
    <w:p w:rsidR="00000000" w:rsidDel="00000000" w:rsidP="00000000" w:rsidRDefault="00000000" w:rsidRPr="00000000" w14:paraId="000000F7">
      <w:pPr>
        <w:numPr>
          <w:ilvl w:val="0"/>
          <w:numId w:val="89"/>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感知（Perception）</w:t>
      </w:r>
      <w:r w:rsidDel="00000000" w:rsidR="00000000" w:rsidRPr="00000000">
        <w:rPr>
          <w:rtl w:val="0"/>
        </w:rPr>
      </w:r>
    </w:p>
    <w:p w:rsidR="00000000" w:rsidDel="00000000" w:rsidP="00000000" w:rsidRDefault="00000000" w:rsidRPr="00000000" w14:paraId="000000F8">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多源数据接入（传感器、遥感、人工记录、历史行为）</w:t>
      </w:r>
    </w:p>
    <w:p w:rsidR="00000000" w:rsidDel="00000000" w:rsidP="00000000" w:rsidRDefault="00000000" w:rsidRPr="00000000" w14:paraId="000000F9">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目标不是“看得多”，而是“看得足够用于决策”</w:t>
      </w:r>
    </w:p>
    <w:p w:rsidR="00000000" w:rsidDel="00000000" w:rsidP="00000000" w:rsidRDefault="00000000" w:rsidRPr="00000000" w14:paraId="000000FA">
      <w:pPr>
        <w:numPr>
          <w:ilvl w:val="0"/>
          <w:numId w:val="8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推理（Reasoning）</w:t>
      </w:r>
      <w:r w:rsidDel="00000000" w:rsidR="00000000" w:rsidRPr="00000000">
        <w:rPr>
          <w:rtl w:val="0"/>
        </w:rPr>
      </w:r>
    </w:p>
    <w:p w:rsidR="00000000" w:rsidDel="00000000" w:rsidP="00000000" w:rsidRDefault="00000000" w:rsidRPr="00000000" w14:paraId="000000FB">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将感知数据映射到风险概率、窗口判断与约束空间</w:t>
      </w:r>
    </w:p>
    <w:p w:rsidR="00000000" w:rsidDel="00000000" w:rsidP="00000000" w:rsidRDefault="00000000" w:rsidRPr="00000000" w14:paraId="000000FC">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明确不确定性区间，而非单一预测值</w:t>
      </w:r>
    </w:p>
    <w:p w:rsidR="00000000" w:rsidDel="00000000" w:rsidP="00000000" w:rsidRDefault="00000000" w:rsidRPr="00000000" w14:paraId="000000FD">
      <w:pPr>
        <w:numPr>
          <w:ilvl w:val="0"/>
          <w:numId w:val="8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处方（Prescription）</w:t>
      </w:r>
      <w:r w:rsidDel="00000000" w:rsidR="00000000" w:rsidRPr="00000000">
        <w:rPr>
          <w:rtl w:val="0"/>
        </w:rPr>
      </w:r>
    </w:p>
    <w:p w:rsidR="00000000" w:rsidDel="00000000" w:rsidP="00000000" w:rsidRDefault="00000000" w:rsidRPr="00000000" w14:paraId="000000FE">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输出结构化、可执行的决策指令</w:t>
      </w:r>
    </w:p>
    <w:p w:rsidR="00000000" w:rsidDel="00000000" w:rsidP="00000000" w:rsidRDefault="00000000" w:rsidRPr="00000000" w14:paraId="000000FF">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明确对象、动作、剂量/频次、约束、验证方式</w:t>
      </w:r>
    </w:p>
    <w:p w:rsidR="00000000" w:rsidDel="00000000" w:rsidP="00000000" w:rsidRDefault="00000000" w:rsidRPr="00000000" w14:paraId="00000100">
      <w:pPr>
        <w:numPr>
          <w:ilvl w:val="0"/>
          <w:numId w:val="8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执行（Execution）</w:t>
      </w:r>
      <w:r w:rsidDel="00000000" w:rsidR="00000000" w:rsidRPr="00000000">
        <w:rPr>
          <w:rtl w:val="0"/>
        </w:rPr>
      </w:r>
    </w:p>
    <w:p w:rsidR="00000000" w:rsidDel="00000000" w:rsidP="00000000" w:rsidRDefault="00000000" w:rsidRPr="00000000" w14:paraId="00000101">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不直接生产硬件</w:t>
      </w:r>
    </w:p>
    <w:p w:rsidR="00000000" w:rsidDel="00000000" w:rsidP="00000000" w:rsidRDefault="00000000" w:rsidRPr="00000000" w14:paraId="00000102">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但必须能判断“是否按处方执行”</w:t>
      </w:r>
    </w:p>
    <w:p w:rsidR="00000000" w:rsidDel="00000000" w:rsidP="00000000" w:rsidRDefault="00000000" w:rsidRPr="00000000" w14:paraId="00000103">
      <w:pPr>
        <w:numPr>
          <w:ilvl w:val="0"/>
          <w:numId w:val="8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审计（Audit）</w:t>
      </w:r>
      <w:r w:rsidDel="00000000" w:rsidR="00000000" w:rsidRPr="00000000">
        <w:rPr>
          <w:rtl w:val="0"/>
        </w:rPr>
      </w:r>
    </w:p>
    <w:p w:rsidR="00000000" w:rsidDel="00000000" w:rsidP="00000000" w:rsidRDefault="00000000" w:rsidRPr="00000000" w14:paraId="00000104">
      <w:pPr>
        <w:numPr>
          <w:ilvl w:val="1"/>
          <w:numId w:val="8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记录决策依据、执行轨迹与结果</w:t>
      </w:r>
    </w:p>
    <w:p w:rsidR="00000000" w:rsidDel="00000000" w:rsidP="00000000" w:rsidRDefault="00000000" w:rsidRPr="00000000" w14:paraId="00000105">
      <w:pPr>
        <w:numPr>
          <w:ilvl w:val="1"/>
          <w:numId w:val="89"/>
        </w:numPr>
        <w:spacing w:after="28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形成可追责、可复盘、可制度采信的证据链</w:t>
      </w:r>
    </w:p>
    <w:p w:rsidR="00000000" w:rsidDel="00000000" w:rsidP="00000000" w:rsidRDefault="00000000" w:rsidRPr="00000000" w14:paraId="0000010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这五个环节构成 Sentinel 的</w:t>
      </w:r>
      <w:r w:rsidDel="00000000" w:rsidR="00000000" w:rsidRPr="00000000">
        <w:rPr>
          <w:rFonts w:ascii="Microsoft Yahei" w:cs="Microsoft Yahei" w:eastAsia="Microsoft Yahei" w:hAnsi="Microsoft Yahei"/>
          <w:b w:val="1"/>
          <w:bCs w:val="1"/>
          <w:sz w:val="20"/>
          <w:szCs w:val="20"/>
          <w:rtl w:val="0"/>
        </w:rPr>
        <w:t xml:space="preserve">最小可交付闭环</w:t>
      </w:r>
      <w:r w:rsidDel="00000000" w:rsidR="00000000" w:rsidRPr="00000000">
        <w:rPr>
          <w:rFonts w:ascii="Microsoft Yahei" w:cs="Microsoft Yahei" w:eastAsia="Microsoft Yahei" w:hAnsi="Microsoft Yahei"/>
          <w:sz w:val="20"/>
          <w:szCs w:val="20"/>
          <w:rtl w:val="0"/>
        </w:rPr>
        <w:t xml:space="preserve">。</w:t>
        <w:br w:type="textWrapping"/>
        <w:t xml:space="preserve">任何只覆盖其中一部分的产品，都不足以承担决策责任。</w:t>
      </w:r>
    </w:p>
    <w:p w:rsidR="00000000" w:rsidDel="00000000" w:rsidP="00000000" w:rsidRDefault="00000000" w:rsidRPr="00000000" w14:paraId="00000107">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3.4 “处方”不是功能，而是系统语言</w:t>
      </w:r>
    </w:p>
    <w:p w:rsidR="00000000" w:rsidDel="00000000" w:rsidP="00000000" w:rsidRDefault="00000000" w:rsidRPr="00000000" w14:paraId="0000010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 V1.3.1 中，“处方（Prescription）”被重新确立为 Sentinel 的核心指令语言，而不是 UI 层输出。</w:t>
      </w:r>
    </w:p>
    <w:p w:rsidR="00000000" w:rsidDel="00000000" w:rsidP="00000000" w:rsidRDefault="00000000" w:rsidRPr="00000000" w14:paraId="0000010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一条合格的处方，必须包含五类字段：</w:t>
      </w:r>
    </w:p>
    <w:p w:rsidR="00000000" w:rsidDel="00000000" w:rsidP="00000000" w:rsidRDefault="00000000" w:rsidRPr="00000000" w14:paraId="0000010B">
      <w:pPr>
        <w:numPr>
          <w:ilvl w:val="0"/>
          <w:numId w:val="90"/>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对象</w:t>
      </w:r>
      <w:r w:rsidDel="00000000" w:rsidR="00000000" w:rsidRPr="00000000">
        <w:rPr>
          <w:rFonts w:ascii="Microsoft Yahei" w:cs="Microsoft Yahei" w:eastAsia="Microsoft Yahei" w:hAnsi="Microsoft Yahei"/>
          <w:sz w:val="20"/>
          <w:szCs w:val="20"/>
          <w:rtl w:val="0"/>
        </w:rPr>
        <w:t xml:space="preserve">：作用到哪一块地、哪一批作物</w:t>
      </w:r>
    </w:p>
    <w:p w:rsidR="00000000" w:rsidDel="00000000" w:rsidP="00000000" w:rsidRDefault="00000000" w:rsidRPr="00000000" w14:paraId="0000010C">
      <w:pPr>
        <w:numPr>
          <w:ilvl w:val="0"/>
          <w:numId w:val="9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动作</w:t>
      </w:r>
      <w:r w:rsidDel="00000000" w:rsidR="00000000" w:rsidRPr="00000000">
        <w:rPr>
          <w:rFonts w:ascii="Microsoft Yahei" w:cs="Microsoft Yahei" w:eastAsia="Microsoft Yahei" w:hAnsi="Microsoft Yahei"/>
          <w:sz w:val="20"/>
          <w:szCs w:val="20"/>
          <w:rtl w:val="0"/>
        </w:rPr>
        <w:t xml:space="preserve">：喷施、投放、生物防治、环境调控等</w:t>
      </w:r>
    </w:p>
    <w:p w:rsidR="00000000" w:rsidDel="00000000" w:rsidP="00000000" w:rsidRDefault="00000000" w:rsidRPr="00000000" w14:paraId="0000010D">
      <w:pPr>
        <w:numPr>
          <w:ilvl w:val="0"/>
          <w:numId w:val="9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剂量 / 频次</w:t>
      </w:r>
      <w:r w:rsidDel="00000000" w:rsidR="00000000" w:rsidRPr="00000000">
        <w:rPr>
          <w:rFonts w:ascii="Microsoft Yahei" w:cs="Microsoft Yahei" w:eastAsia="Microsoft Yahei" w:hAnsi="Microsoft Yahei"/>
          <w:sz w:val="20"/>
          <w:szCs w:val="20"/>
          <w:rtl w:val="0"/>
        </w:rPr>
        <w:t xml:space="preserve">：明确数值区间</w:t>
      </w:r>
    </w:p>
    <w:p w:rsidR="00000000" w:rsidDel="00000000" w:rsidP="00000000" w:rsidRDefault="00000000" w:rsidRPr="00000000" w14:paraId="0000010E">
      <w:pPr>
        <w:numPr>
          <w:ilvl w:val="0"/>
          <w:numId w:val="9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约束</w:t>
      </w:r>
      <w:r w:rsidDel="00000000" w:rsidR="00000000" w:rsidRPr="00000000">
        <w:rPr>
          <w:rFonts w:ascii="Microsoft Yahei" w:cs="Microsoft Yahei" w:eastAsia="Microsoft Yahei" w:hAnsi="Microsoft Yahei"/>
          <w:sz w:val="20"/>
          <w:szCs w:val="20"/>
          <w:rtl w:val="0"/>
        </w:rPr>
        <w:t xml:space="preserve">：PHI、法规、天气、设备能力</w:t>
      </w:r>
    </w:p>
    <w:p w:rsidR="00000000" w:rsidDel="00000000" w:rsidP="00000000" w:rsidRDefault="00000000" w:rsidRPr="00000000" w14:paraId="0000010F">
      <w:pPr>
        <w:numPr>
          <w:ilvl w:val="0"/>
          <w:numId w:val="90"/>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验证</w:t>
      </w:r>
      <w:r w:rsidDel="00000000" w:rsidR="00000000" w:rsidRPr="00000000">
        <w:rPr>
          <w:rFonts w:ascii="Microsoft Yahei" w:cs="Microsoft Yahei" w:eastAsia="Microsoft Yahei" w:hAnsi="Microsoft Yahei"/>
          <w:sz w:val="20"/>
          <w:szCs w:val="20"/>
          <w:rtl w:val="0"/>
        </w:rPr>
        <w:t xml:space="preserve">：如何判断是否执行、是否有效</w:t>
      </w:r>
    </w:p>
    <w:p w:rsidR="00000000" w:rsidDel="00000000" w:rsidP="00000000" w:rsidRDefault="00000000" w:rsidRPr="00000000" w14:paraId="0000011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只有结构化处方，才能做到三件事：</w:t>
      </w:r>
    </w:p>
    <w:p w:rsidR="00000000" w:rsidDel="00000000" w:rsidP="00000000" w:rsidRDefault="00000000" w:rsidRPr="00000000" w14:paraId="00000111">
      <w:pPr>
        <w:numPr>
          <w:ilvl w:val="0"/>
          <w:numId w:val="91"/>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可执行</w:t>
      </w:r>
    </w:p>
    <w:p w:rsidR="00000000" w:rsidDel="00000000" w:rsidP="00000000" w:rsidRDefault="00000000" w:rsidRPr="00000000" w14:paraId="00000112">
      <w:pPr>
        <w:numPr>
          <w:ilvl w:val="0"/>
          <w:numId w:val="9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可审计</w:t>
      </w:r>
    </w:p>
    <w:p w:rsidR="00000000" w:rsidDel="00000000" w:rsidP="00000000" w:rsidRDefault="00000000" w:rsidRPr="00000000" w14:paraId="00000113">
      <w:pPr>
        <w:numPr>
          <w:ilvl w:val="0"/>
          <w:numId w:val="91"/>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可追责</w:t>
      </w:r>
    </w:p>
    <w:p w:rsidR="00000000" w:rsidDel="00000000" w:rsidP="00000000" w:rsidRDefault="00000000" w:rsidRPr="00000000" w14:paraId="0000011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这也是 Sentinel 与“建议型系统”的根本分水岭。</w:t>
      </w:r>
    </w:p>
    <w:p w:rsidR="00000000" w:rsidDel="00000000" w:rsidP="00000000" w:rsidRDefault="00000000" w:rsidRPr="00000000" w14:paraId="00000115">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3.5 主动式系统：不是体验升级，而是系统必要条件</w:t>
      </w:r>
    </w:p>
    <w:p w:rsidR="00000000" w:rsidDel="00000000" w:rsidP="00000000" w:rsidRDefault="00000000" w:rsidRPr="00000000" w14:paraId="0000011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明确拒绝将自身定义为“被动问答系统”。</w:t>
      </w:r>
    </w:p>
    <w:p w:rsidR="00000000" w:rsidDel="00000000" w:rsidP="00000000" w:rsidRDefault="00000000" w:rsidRPr="00000000" w14:paraId="0000011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原因很简单：</w:t>
        <w:br w:type="textWrapping"/>
      </w:r>
      <w:r w:rsidDel="00000000" w:rsidR="00000000" w:rsidRPr="00000000">
        <w:rPr>
          <w:rFonts w:ascii="Microsoft Yahei" w:cs="Microsoft Yahei" w:eastAsia="Microsoft Yahei" w:hAnsi="Microsoft Yahei"/>
          <w:b w:val="1"/>
          <w:bCs w:val="1"/>
          <w:sz w:val="20"/>
          <w:szCs w:val="20"/>
          <w:rtl w:val="0"/>
        </w:rPr>
        <w:t xml:space="preserve">被动系统永远无法跑通数据与责任闭环。</w:t>
      </w:r>
      <w:r w:rsidDel="00000000" w:rsidR="00000000" w:rsidRPr="00000000">
        <w:rPr>
          <w:rtl w:val="0"/>
        </w:rPr>
      </w:r>
    </w:p>
    <w:p w:rsidR="00000000" w:rsidDel="00000000" w:rsidP="00000000" w:rsidRDefault="00000000" w:rsidRPr="00000000" w14:paraId="00000119">
      <w:pPr>
        <w:numPr>
          <w:ilvl w:val="0"/>
          <w:numId w:val="92"/>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如果系统只在被问时才响应</w:t>
      </w:r>
    </w:p>
    <w:p w:rsidR="00000000" w:rsidDel="00000000" w:rsidP="00000000" w:rsidRDefault="00000000" w:rsidRPr="00000000" w14:paraId="0000011A">
      <w:pPr>
        <w:numPr>
          <w:ilvl w:val="0"/>
          <w:numId w:val="92"/>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就无法覆盖那些“没被问、但本应被处理”的风险</w:t>
      </w:r>
    </w:p>
    <w:p w:rsidR="00000000" w:rsidDel="00000000" w:rsidP="00000000" w:rsidRDefault="00000000" w:rsidRPr="00000000" w14:paraId="0000011B">
      <w:pPr>
        <w:numPr>
          <w:ilvl w:val="0"/>
          <w:numId w:val="92"/>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也无法证明“系统如果介入，会不会更好”</w:t>
      </w:r>
    </w:p>
    <w:p w:rsidR="00000000" w:rsidDel="00000000" w:rsidP="00000000" w:rsidRDefault="00000000" w:rsidRPr="00000000" w14:paraId="0000011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因此，Sentinel 必须是一个</w:t>
      </w:r>
      <w:r w:rsidDel="00000000" w:rsidR="00000000" w:rsidRPr="00000000">
        <w:rPr>
          <w:rFonts w:ascii="Microsoft Yahei" w:cs="Microsoft Yahei" w:eastAsia="Microsoft Yahei" w:hAnsi="Microsoft Yahei"/>
          <w:b w:val="1"/>
          <w:bCs w:val="1"/>
          <w:sz w:val="20"/>
          <w:szCs w:val="20"/>
          <w:rtl w:val="0"/>
        </w:rPr>
        <w:t xml:space="preserve">主动式系统</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1D">
      <w:pPr>
        <w:numPr>
          <w:ilvl w:val="0"/>
          <w:numId w:val="93"/>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主动感知风险接近阈值</w:t>
      </w:r>
    </w:p>
    <w:p w:rsidR="00000000" w:rsidDel="00000000" w:rsidP="00000000" w:rsidRDefault="00000000" w:rsidRPr="00000000" w14:paraId="0000011E">
      <w:pPr>
        <w:numPr>
          <w:ilvl w:val="0"/>
          <w:numId w:val="93"/>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主动触发处方生成</w:t>
      </w:r>
    </w:p>
    <w:p w:rsidR="00000000" w:rsidDel="00000000" w:rsidP="00000000" w:rsidRDefault="00000000" w:rsidRPr="00000000" w14:paraId="0000011F">
      <w:pPr>
        <w:numPr>
          <w:ilvl w:val="0"/>
          <w:numId w:val="93"/>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主动记录“若未执行，风险由谁承担”</w:t>
      </w:r>
    </w:p>
    <w:p w:rsidR="00000000" w:rsidDel="00000000" w:rsidP="00000000" w:rsidRDefault="00000000" w:rsidRPr="00000000" w14:paraId="0000012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主动性不是为了“更智能”，</w:t>
        <w:br w:type="textWrapping"/>
        <w:t xml:space="preserve">而是为了</w:t>
      </w:r>
      <w:r w:rsidDel="00000000" w:rsidR="00000000" w:rsidRPr="00000000">
        <w:rPr>
          <w:rFonts w:ascii="Microsoft Yahei" w:cs="Microsoft Yahei" w:eastAsia="Microsoft Yahei" w:hAnsi="Microsoft Yahei"/>
          <w:b w:val="1"/>
          <w:bCs w:val="1"/>
          <w:sz w:val="20"/>
          <w:szCs w:val="20"/>
          <w:rtl w:val="0"/>
        </w:rPr>
        <w:t xml:space="preserve">让系统在关键节点具备介入资格</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21">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3.6 终端中立，但不对执行失明</w:t>
      </w:r>
    </w:p>
    <w:p w:rsidR="00000000" w:rsidDel="00000000" w:rsidP="00000000" w:rsidRDefault="00000000" w:rsidRPr="00000000" w14:paraId="0000012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延续并强化 V1.2 的红线之一：</w:t>
        <w:br w:type="textWrapping"/>
      </w:r>
      <w:r w:rsidDel="00000000" w:rsidR="00000000" w:rsidRPr="00000000">
        <w:rPr>
          <w:rFonts w:ascii="Microsoft Yahei" w:cs="Microsoft Yahei" w:eastAsia="Microsoft Yahei" w:hAnsi="Microsoft Yahei"/>
          <w:b w:val="1"/>
          <w:bCs w:val="1"/>
          <w:sz w:val="20"/>
          <w:szCs w:val="20"/>
          <w:rtl w:val="0"/>
        </w:rPr>
        <w:t xml:space="preserve">不做硬件、不绑定单一终端生态。</w:t>
      </w:r>
      <w:r w:rsidDel="00000000" w:rsidR="00000000" w:rsidRPr="00000000">
        <w:rPr>
          <w:rtl w:val="0"/>
        </w:rPr>
      </w:r>
    </w:p>
    <w:p w:rsidR="00000000" w:rsidDel="00000000" w:rsidP="00000000" w:rsidRDefault="00000000" w:rsidRPr="00000000" w14:paraId="0000012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原因并非能力不足，而是战略选择：</w:t>
      </w:r>
    </w:p>
    <w:p w:rsidR="00000000" w:rsidDel="00000000" w:rsidP="00000000" w:rsidRDefault="00000000" w:rsidRPr="00000000" w14:paraId="00000125">
      <w:pPr>
        <w:numPr>
          <w:ilvl w:val="0"/>
          <w:numId w:val="94"/>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硬件不是长期稀缺资源</w:t>
      </w:r>
    </w:p>
    <w:p w:rsidR="00000000" w:rsidDel="00000000" w:rsidP="00000000" w:rsidRDefault="00000000" w:rsidRPr="00000000" w14:paraId="00000126">
      <w:pPr>
        <w:numPr>
          <w:ilvl w:val="0"/>
          <w:numId w:val="94"/>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绑定终端会锁死扩展速度</w:t>
      </w:r>
    </w:p>
    <w:p w:rsidR="00000000" w:rsidDel="00000000" w:rsidP="00000000" w:rsidRDefault="00000000" w:rsidRPr="00000000" w14:paraId="00000127">
      <w:pPr>
        <w:numPr>
          <w:ilvl w:val="0"/>
          <w:numId w:val="94"/>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决策系统必须跨设备、跨区域、跨执行主体运行</w:t>
      </w:r>
    </w:p>
    <w:p w:rsidR="00000000" w:rsidDel="00000000" w:rsidP="00000000" w:rsidRDefault="00000000" w:rsidRPr="00000000" w14:paraId="0000012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但 V1.3.1 同时修复了一个关键逻辑断点：</w:t>
      </w:r>
    </w:p>
    <w:p w:rsidR="00000000" w:rsidDel="00000000" w:rsidP="00000000" w:rsidRDefault="00000000" w:rsidRPr="00000000" w14:paraId="0000012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终端中立 ≠ 对执行失明。</w:t>
      </w:r>
    </w:p>
    <w:p w:rsidR="00000000" w:rsidDel="00000000" w:rsidP="00000000" w:rsidRDefault="00000000" w:rsidRPr="00000000" w14:paraId="0000012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通过“执行一致性判断”与“执行指纹”机制，确保：</w:t>
      </w:r>
    </w:p>
    <w:p w:rsidR="00000000" w:rsidDel="00000000" w:rsidP="00000000" w:rsidRDefault="00000000" w:rsidRPr="00000000" w14:paraId="0000012B">
      <w:pPr>
        <w:numPr>
          <w:ilvl w:val="0"/>
          <w:numId w:val="95"/>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不控制硬件</w:t>
      </w:r>
    </w:p>
    <w:p w:rsidR="00000000" w:rsidDel="00000000" w:rsidP="00000000" w:rsidRDefault="00000000" w:rsidRPr="00000000" w14:paraId="0000012C">
      <w:pPr>
        <w:numPr>
          <w:ilvl w:val="0"/>
          <w:numId w:val="9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但能判断是否按处方执行</w:t>
      </w:r>
    </w:p>
    <w:p w:rsidR="00000000" w:rsidDel="00000000" w:rsidP="00000000" w:rsidRDefault="00000000" w:rsidRPr="00000000" w14:paraId="0000012D">
      <w:pPr>
        <w:numPr>
          <w:ilvl w:val="0"/>
          <w:numId w:val="95"/>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一旦偏差，立即标注责任边界</w:t>
      </w:r>
    </w:p>
    <w:p w:rsidR="00000000" w:rsidDel="00000000" w:rsidP="00000000" w:rsidRDefault="00000000" w:rsidRPr="00000000" w14:paraId="0000012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这使系统既能保持轻资产，又不承担无限结果责任。</w:t>
      </w:r>
    </w:p>
    <w:p w:rsidR="00000000" w:rsidDel="00000000" w:rsidP="00000000" w:rsidRDefault="00000000" w:rsidRPr="00000000" w14:paraId="0000012F">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3.7 AI 的位置：工具，而不是叙事中心</w:t>
      </w:r>
    </w:p>
    <w:p w:rsidR="00000000" w:rsidDel="00000000" w:rsidP="00000000" w:rsidRDefault="00000000" w:rsidRPr="00000000" w14:paraId="0000013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 V1.3.1 中，AI 的角色被再次明确约束：</w:t>
      </w:r>
    </w:p>
    <w:p w:rsidR="00000000" w:rsidDel="00000000" w:rsidP="00000000" w:rsidRDefault="00000000" w:rsidRPr="00000000" w14:paraId="00000132">
      <w:pPr>
        <w:numPr>
          <w:ilvl w:val="0"/>
          <w:numId w:val="9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AI 用于提升感知与推理质量</w:t>
      </w:r>
    </w:p>
    <w:p w:rsidR="00000000" w:rsidDel="00000000" w:rsidP="00000000" w:rsidRDefault="00000000" w:rsidRPr="00000000" w14:paraId="00000133">
      <w:pPr>
        <w:numPr>
          <w:ilvl w:val="0"/>
          <w:numId w:val="9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AI 不被允许绕过处方与审计结构</w:t>
      </w:r>
    </w:p>
    <w:p w:rsidR="00000000" w:rsidDel="00000000" w:rsidP="00000000" w:rsidRDefault="00000000" w:rsidRPr="00000000" w14:paraId="00000134">
      <w:pPr>
        <w:numPr>
          <w:ilvl w:val="0"/>
          <w:numId w:val="9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AI 不被包装为“自主决策主体”</w:t>
      </w:r>
    </w:p>
    <w:p w:rsidR="00000000" w:rsidDel="00000000" w:rsidP="00000000" w:rsidRDefault="00000000" w:rsidRPr="00000000" w14:paraId="0000013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的核心价值不在于模型参数，而在于：</w:t>
      </w:r>
    </w:p>
    <w:p w:rsidR="00000000" w:rsidDel="00000000" w:rsidP="00000000" w:rsidRDefault="00000000" w:rsidRPr="00000000" w14:paraId="0000013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让决策过程可解释、可回滚、可审计。</w:t>
      </w:r>
      <w:r w:rsidDel="00000000" w:rsidR="00000000" w:rsidRPr="00000000">
        <w:rPr>
          <w:rtl w:val="0"/>
        </w:rPr>
      </w:r>
    </w:p>
    <w:p w:rsidR="00000000" w:rsidDel="00000000" w:rsidP="00000000" w:rsidRDefault="00000000" w:rsidRPr="00000000" w14:paraId="0000013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AI 是实现这一目标的工具，而不是产品本身。</w:t>
      </w:r>
    </w:p>
    <w:p w:rsidR="00000000" w:rsidDel="00000000" w:rsidP="00000000" w:rsidRDefault="00000000" w:rsidRPr="00000000" w14:paraId="00000138">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3.8 本章结论</w:t>
      </w:r>
    </w:p>
    <w:p w:rsidR="00000000" w:rsidDel="00000000" w:rsidP="00000000" w:rsidRDefault="00000000" w:rsidRPr="00000000" w14:paraId="0000013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选择成为“农业决策操作系统”，并非概念升级，而是逻辑必然：</w:t>
      </w:r>
    </w:p>
    <w:p w:rsidR="00000000" w:rsidDel="00000000" w:rsidP="00000000" w:rsidRDefault="00000000" w:rsidRPr="00000000" w14:paraId="0000013B">
      <w:pPr>
        <w:numPr>
          <w:ilvl w:val="0"/>
          <w:numId w:val="98"/>
        </w:numPr>
        <w:spacing w:after="0" w:before="280" w:line="240" w:lineRule="auto"/>
        <w:ind w:left="720" w:hanging="360"/>
        <w:rPr>
          <w:rFonts w:ascii="Microsoft Yahei" w:cs="Microsoft Yahei" w:eastAsia="Microsoft Yahei" w:hAnsi="Microsoft Yahei"/>
          <w:sz w:val="20"/>
          <w:szCs w:val="20"/>
        </w:rPr>
      </w:pPr>
      <w:sdt>
        <w:sdtPr>
          <w:id w:val="808649268"/>
          <w:tag w:val="goog_rdk_6"/>
        </w:sdtPr>
        <w:sdtContent>
          <w:commentRangeStart w:id="6"/>
        </w:sdtContent>
      </w:sdt>
      <w:sdt>
        <w:sdtPr>
          <w:id w:val="-1984240765"/>
          <w:tag w:val="goog_rdk_7"/>
        </w:sdtPr>
        <w:sdtContent>
          <w:commentRangeStart w:id="7"/>
        </w:sdtContent>
      </w:sdt>
      <w:r w:rsidDel="00000000" w:rsidR="00000000" w:rsidRPr="00000000">
        <w:rPr>
          <w:rFonts w:ascii="Microsoft Yahei" w:cs="Microsoft Yahei" w:eastAsia="Microsoft Yahei" w:hAnsi="Microsoft Yahei"/>
          <w:sz w:val="20"/>
          <w:szCs w:val="20"/>
          <w:rtl w:val="0"/>
        </w:rPr>
        <w:t xml:space="preserve">农业问题的核心在决策责任</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C">
      <w:pPr>
        <w:numPr>
          <w:ilvl w:val="0"/>
          <w:numId w:val="98"/>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决策责任必须依托完整闭环</w:t>
      </w:r>
    </w:p>
    <w:p w:rsidR="00000000" w:rsidDel="00000000" w:rsidP="00000000" w:rsidRDefault="00000000" w:rsidRPr="00000000" w14:paraId="0000013D">
      <w:pPr>
        <w:numPr>
          <w:ilvl w:val="0"/>
          <w:numId w:val="98"/>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闭环必须以处方与审计为中心</w:t>
      </w:r>
    </w:p>
    <w:p w:rsidR="00000000" w:rsidDel="00000000" w:rsidP="00000000" w:rsidRDefault="00000000" w:rsidRPr="00000000" w14:paraId="0000013E">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F">
      <w:pPr>
        <w:spacing w:after="280" w:before="280" w:line="240" w:lineRule="auto"/>
        <w:rPr>
          <w:rFonts w:ascii="Microsoft Yahei" w:cs="Microsoft Yahei" w:eastAsia="Microsoft Yahei" w:hAnsi="Microsoft Yahei"/>
          <w:b w:val="1"/>
          <w:bCs w:val="1"/>
          <w:sz w:val="20"/>
          <w:szCs w:val="20"/>
        </w:rPr>
      </w:pPr>
      <w:bookmarkStart w:colFirst="0" w:colLast="0" w:name="_heading=h.yd3083z53sps" w:id="3"/>
      <w:bookmarkEnd w:id="3"/>
      <w:r w:rsidDel="00000000" w:rsidR="00000000" w:rsidRPr="00000000">
        <w:rPr>
          <w:rFonts w:ascii="Microsoft Yahei" w:cs="Microsoft Yahei" w:eastAsia="Microsoft Yahei" w:hAnsi="Microsoft Yahei"/>
          <w:b w:val="1"/>
          <w:bCs w:val="1"/>
          <w:sz w:val="20"/>
          <w:szCs w:val="20"/>
          <w:rtl w:val="0"/>
        </w:rPr>
        <w:t xml:space="preserve">第 4 章 Product System</w:t>
      </w:r>
    </w:p>
    <w:p w:rsidR="00000000" w:rsidDel="00000000" w:rsidP="00000000" w:rsidRDefault="00000000" w:rsidRPr="00000000" w14:paraId="0000014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（产品系统｜Sentinel 实际交付的是什么，以及明确不交付什么）</w:t>
      </w:r>
    </w:p>
    <w:p w:rsidR="00000000" w:rsidDel="00000000" w:rsidP="00000000" w:rsidRDefault="00000000" w:rsidRPr="00000000" w14:paraId="00000141">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4.1 本章的边界与目标</w:t>
      </w:r>
    </w:p>
    <w:p w:rsidR="00000000" w:rsidDel="00000000" w:rsidP="00000000" w:rsidRDefault="00000000" w:rsidRPr="00000000" w14:paraId="0000014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本章</w:t>
      </w:r>
      <w:sdt>
        <w:sdtPr>
          <w:id w:val="1267099842"/>
          <w:tag w:val="goog_rdk_8"/>
        </w:sdtPr>
        <w:sdtContent>
          <w:del w:author="Jian" w:id="0" w:date="2026-02-14T20:20:04Z">
            <w:r w:rsidDel="00000000" w:rsidR="00000000" w:rsidRPr="00000000">
              <w:rPr>
                <w:rFonts w:ascii="Microsoft Yahei" w:cs="Microsoft Yahei" w:eastAsia="Microsoft Yahei" w:hAnsi="Microsoft Yahei"/>
                <w:sz w:val="20"/>
                <w:szCs w:val="20"/>
                <w:rtl w:val="0"/>
              </w:rPr>
              <w:delText xml:space="preserve">不做功能清单，也不做技术白皮书。</w:delText>
              <w:br w:type="textWrapping"/>
              <w:delText xml:space="preserve">它只</w:delText>
            </w:r>
          </w:del>
        </w:sdtContent>
      </w:sdt>
      <w:r w:rsidDel="00000000" w:rsidR="00000000" w:rsidRPr="00000000">
        <w:rPr>
          <w:rFonts w:ascii="Microsoft Yahei" w:cs="Microsoft Yahei" w:eastAsia="Microsoft Yahei" w:hAnsi="Microsoft Yahei"/>
          <w:sz w:val="20"/>
          <w:szCs w:val="20"/>
          <w:rtl w:val="0"/>
        </w:rPr>
        <w:t xml:space="preserve">回答三个问题：</w:t>
      </w:r>
    </w:p>
    <w:p w:rsidR="00000000" w:rsidDel="00000000" w:rsidP="00000000" w:rsidRDefault="00000000" w:rsidRPr="00000000" w14:paraId="00000144">
      <w:pPr>
        <w:numPr>
          <w:ilvl w:val="0"/>
          <w:numId w:val="99"/>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w:t>
      </w:r>
      <w:r w:rsidDel="00000000" w:rsidR="00000000" w:rsidRPr="00000000">
        <w:rPr>
          <w:rFonts w:ascii="Microsoft Yahei" w:cs="Microsoft Yahei" w:eastAsia="Microsoft Yahei" w:hAnsi="Microsoft Yahei"/>
          <w:b w:val="1"/>
          <w:bCs w:val="1"/>
          <w:sz w:val="20"/>
          <w:szCs w:val="20"/>
          <w:rtl w:val="0"/>
        </w:rPr>
        <w:t xml:space="preserve">最小可交付系统</w:t>
      </w:r>
      <w:r w:rsidDel="00000000" w:rsidR="00000000" w:rsidRPr="00000000">
        <w:rPr>
          <w:rFonts w:ascii="Microsoft Yahei" w:cs="Microsoft Yahei" w:eastAsia="Microsoft Yahei" w:hAnsi="Microsoft Yahei"/>
          <w:sz w:val="20"/>
          <w:szCs w:val="20"/>
          <w:rtl w:val="0"/>
        </w:rPr>
        <w:t xml:space="preserve">是什么</w:t>
      </w:r>
    </w:p>
    <w:p w:rsidR="00000000" w:rsidDel="00000000" w:rsidP="00000000" w:rsidRDefault="00000000" w:rsidRPr="00000000" w14:paraId="00000145">
      <w:pPr>
        <w:numPr>
          <w:ilvl w:val="0"/>
          <w:numId w:val="9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w:t>
      </w:r>
      <w:r w:rsidDel="00000000" w:rsidR="00000000" w:rsidRPr="00000000">
        <w:rPr>
          <w:rFonts w:ascii="Microsoft Yahei" w:cs="Microsoft Yahei" w:eastAsia="Microsoft Yahei" w:hAnsi="Microsoft Yahei"/>
          <w:b w:val="1"/>
          <w:bCs w:val="1"/>
          <w:sz w:val="20"/>
          <w:szCs w:val="20"/>
          <w:rtl w:val="0"/>
        </w:rPr>
        <w:t xml:space="preserve">必须承担哪些责任，明确不承担哪些责任</w:t>
      </w:r>
      <w:r w:rsidDel="00000000" w:rsidR="00000000" w:rsidRPr="00000000">
        <w:rPr>
          <w:rtl w:val="0"/>
        </w:rPr>
      </w:r>
    </w:p>
    <w:p w:rsidR="00000000" w:rsidDel="00000000" w:rsidP="00000000" w:rsidRDefault="00000000" w:rsidRPr="00000000" w14:paraId="00000146">
      <w:pPr>
        <w:numPr>
          <w:ilvl w:val="0"/>
          <w:numId w:val="99"/>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为什么这套系统在结构上</w:t>
      </w:r>
      <w:r w:rsidDel="00000000" w:rsidR="00000000" w:rsidRPr="00000000">
        <w:rPr>
          <w:rFonts w:ascii="Microsoft Yahei" w:cs="Microsoft Yahei" w:eastAsia="Microsoft Yahei" w:hAnsi="Microsoft Yahei"/>
          <w:b w:val="1"/>
          <w:bCs w:val="1"/>
          <w:sz w:val="20"/>
          <w:szCs w:val="20"/>
          <w:rtl w:val="0"/>
        </w:rPr>
        <w:t xml:space="preserve">不可被拆分或替代</w:t>
      </w:r>
      <w:r w:rsidDel="00000000" w:rsidR="00000000" w:rsidRPr="00000000">
        <w:rPr>
          <w:rtl w:val="0"/>
        </w:rPr>
      </w:r>
    </w:p>
    <w:p w:rsidR="00000000" w:rsidDel="00000000" w:rsidP="00000000" w:rsidRDefault="00000000" w:rsidRPr="00000000" w14:paraId="00000147">
      <w:pPr>
        <w:spacing w:after="280" w:before="280" w:line="240" w:lineRule="auto"/>
        <w:rPr>
          <w:rFonts w:ascii="Microsoft Yahei" w:cs="Microsoft Yahei" w:eastAsia="Microsoft Yahei" w:hAnsi="Microsoft Yahei"/>
          <w:sz w:val="20"/>
          <w:szCs w:val="20"/>
        </w:rPr>
      </w:pPr>
      <w:sdt>
        <w:sdtPr>
          <w:id w:val="-2137604717"/>
          <w:tag w:val="goog_rdk_10"/>
        </w:sdtPr>
        <w:sdtContent>
          <w:del w:author="Jian" w:id="1" w:date="2026-02-14T20:19:52Z">
            <w:r w:rsidDel="00000000" w:rsidR="00000000" w:rsidRPr="00000000">
              <w:rPr>
                <w:rFonts w:ascii="Microsoft Yahei" w:cs="Microsoft Yahei" w:eastAsia="Microsoft Yahei" w:hAnsi="Microsoft Yahei"/>
                <w:sz w:val="20"/>
                <w:szCs w:val="20"/>
                <w:rtl w:val="0"/>
              </w:rPr>
              <w:delText xml:space="preserve">如果读完本章，读者仍然可以把 Sentinel 理解为“一个模型 / 一个 SaaS / 一个工具集合”，那说明本章失败。</w:delText>
            </w:r>
          </w:del>
        </w:sdtContent>
      </w:sdt>
      <w:r w:rsidDel="00000000" w:rsidR="00000000" w:rsidRPr="00000000">
        <w:rPr>
          <w:rtl w:val="0"/>
        </w:rPr>
      </w:r>
    </w:p>
    <w:p w:rsidR="00000000" w:rsidDel="00000000" w:rsidP="00000000" w:rsidRDefault="00000000" w:rsidRPr="00000000" w14:paraId="00000148">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4.2 Sentinel 的最小产品定义（Minimum Viable System）</w:t>
      </w:r>
    </w:p>
    <w:p w:rsidR="00000000" w:rsidDel="00000000" w:rsidP="00000000" w:rsidRDefault="00000000" w:rsidRPr="00000000" w14:paraId="0000014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的产品不是某个界面、某个算法或某个终端，而是一套</w:t>
      </w:r>
      <w:r w:rsidDel="00000000" w:rsidR="00000000" w:rsidRPr="00000000">
        <w:rPr>
          <w:rFonts w:ascii="Microsoft Yahei" w:cs="Microsoft Yahei" w:eastAsia="Microsoft Yahei" w:hAnsi="Microsoft Yahei"/>
          <w:b w:val="1"/>
          <w:bCs w:val="1"/>
          <w:sz w:val="20"/>
          <w:szCs w:val="20"/>
          <w:rtl w:val="0"/>
        </w:rPr>
        <w:t xml:space="preserve">可持续运行的决策结构</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4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V1.3.1 明确：</w:t>
        <w:br w:type="textWrapping"/>
        <w:t xml:space="preserve">Sentinel 的最小成功标准不是“识别准确率”，而是：</w:t>
      </w:r>
    </w:p>
    <w:p w:rsidR="00000000" w:rsidDel="00000000" w:rsidP="00000000" w:rsidRDefault="00000000" w:rsidRPr="00000000" w14:paraId="0000014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一个完整生长周期内，至少一类高价值决策被成功闭环、被审计、并被第三方采信。</w:t>
      </w:r>
      <w:r w:rsidDel="00000000" w:rsidR="00000000" w:rsidRPr="00000000">
        <w:rPr>
          <w:rtl w:val="0"/>
        </w:rPr>
      </w:r>
    </w:p>
    <w:p w:rsidR="00000000" w:rsidDel="00000000" w:rsidP="00000000" w:rsidRDefault="00000000" w:rsidRPr="00000000" w14:paraId="0000014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因此，最小系统必须同时包含以下五个模块（与五段闭环一一对应）：</w:t>
      </w:r>
    </w:p>
    <w:p w:rsidR="00000000" w:rsidDel="00000000" w:rsidP="00000000" w:rsidRDefault="00000000" w:rsidRPr="00000000" w14:paraId="0000014E">
      <w:pPr>
        <w:numPr>
          <w:ilvl w:val="0"/>
          <w:numId w:val="100"/>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感知层（Data Intake）</w:t>
      </w:r>
    </w:p>
    <w:p w:rsidR="00000000" w:rsidDel="00000000" w:rsidP="00000000" w:rsidRDefault="00000000" w:rsidRPr="00000000" w14:paraId="0000014F">
      <w:pPr>
        <w:numPr>
          <w:ilvl w:val="0"/>
          <w:numId w:val="10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推理层（Decision Reasoning）</w:t>
      </w:r>
    </w:p>
    <w:p w:rsidR="00000000" w:rsidDel="00000000" w:rsidP="00000000" w:rsidRDefault="00000000" w:rsidRPr="00000000" w14:paraId="00000150">
      <w:pPr>
        <w:numPr>
          <w:ilvl w:val="0"/>
          <w:numId w:val="10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处方层（Prescription Engine）</w:t>
      </w:r>
    </w:p>
    <w:p w:rsidR="00000000" w:rsidDel="00000000" w:rsidP="00000000" w:rsidRDefault="00000000" w:rsidRPr="00000000" w14:paraId="00000151">
      <w:pPr>
        <w:numPr>
          <w:ilvl w:val="0"/>
          <w:numId w:val="10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执行一致性判断（Execution Verification）</w:t>
      </w:r>
    </w:p>
    <w:p w:rsidR="00000000" w:rsidDel="00000000" w:rsidP="00000000" w:rsidRDefault="00000000" w:rsidRPr="00000000" w14:paraId="00000152">
      <w:pPr>
        <w:numPr>
          <w:ilvl w:val="0"/>
          <w:numId w:val="100"/>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审计与证据层（Audit &amp; Evidence）</w:t>
      </w:r>
    </w:p>
    <w:p w:rsidR="00000000" w:rsidDel="00000000" w:rsidP="00000000" w:rsidRDefault="00000000" w:rsidRPr="00000000" w14:paraId="0000015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缺失任何一层，系统都不具备“决策资格”。</w:t>
      </w:r>
    </w:p>
    <w:p w:rsidR="00000000" w:rsidDel="00000000" w:rsidP="00000000" w:rsidRDefault="00000000" w:rsidRPr="00000000" w14:paraId="00000154">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4.3 感知层：不追求全面，而追求决策充分性</w:t>
      </w:r>
    </w:p>
    <w:p w:rsidR="00000000" w:rsidDel="00000000" w:rsidP="00000000" w:rsidRDefault="00000000" w:rsidRPr="00000000" w14:paraId="0000015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对感知层的原则不是“采集越多越好”，而是：</w:t>
      </w:r>
    </w:p>
    <w:p w:rsidR="00000000" w:rsidDel="00000000" w:rsidP="00000000" w:rsidRDefault="00000000" w:rsidRPr="00000000" w14:paraId="0000015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只采集那些会改变决策结果的数据。</w:t>
      </w:r>
      <w:r w:rsidDel="00000000" w:rsidR="00000000" w:rsidRPr="00000000">
        <w:rPr>
          <w:rtl w:val="0"/>
        </w:rPr>
      </w:r>
    </w:p>
    <w:p w:rsidR="00000000" w:rsidDel="00000000" w:rsidP="00000000" w:rsidRDefault="00000000" w:rsidRPr="00000000" w14:paraId="0000015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感知来源包括但不限于：</w:t>
      </w:r>
    </w:p>
    <w:p w:rsidR="00000000" w:rsidDel="00000000" w:rsidP="00000000" w:rsidRDefault="00000000" w:rsidRPr="00000000" w14:paraId="00000159">
      <w:pPr>
        <w:numPr>
          <w:ilvl w:val="0"/>
          <w:numId w:val="101"/>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地面传感器（环境、土壤、作物状态）</w:t>
      </w:r>
    </w:p>
    <w:p w:rsidR="00000000" w:rsidDel="00000000" w:rsidP="00000000" w:rsidRDefault="00000000" w:rsidRPr="00000000" w14:paraId="0000015A">
      <w:pPr>
        <w:numPr>
          <w:ilvl w:val="0"/>
          <w:numId w:val="10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遥感与图像</w:t>
      </w:r>
    </w:p>
    <w:p w:rsidR="00000000" w:rsidDel="00000000" w:rsidP="00000000" w:rsidRDefault="00000000" w:rsidRPr="00000000" w14:paraId="0000015B">
      <w:pPr>
        <w:numPr>
          <w:ilvl w:val="0"/>
          <w:numId w:val="101"/>
        </w:numPr>
        <w:spacing w:after="0" w:before="0" w:line="240" w:lineRule="auto"/>
        <w:ind w:left="720" w:hanging="360"/>
        <w:rPr>
          <w:rFonts w:ascii="Microsoft Yahei" w:cs="Microsoft Yahei" w:eastAsia="Microsoft Yahei" w:hAnsi="Microsoft Yahei"/>
          <w:sz w:val="20"/>
          <w:szCs w:val="20"/>
        </w:rPr>
      </w:pPr>
      <w:sdt>
        <w:sdtPr>
          <w:id w:val="-1020995344"/>
          <w:tag w:val="goog_rdk_11"/>
        </w:sdtPr>
        <w:sdtContent>
          <w:commentRangeStart w:id="8"/>
        </w:sdtContent>
      </w:sdt>
      <w:sdt>
        <w:sdtPr>
          <w:id w:val="-636183542"/>
          <w:tag w:val="goog_rdk_12"/>
        </w:sdtPr>
        <w:sdtContent>
          <w:commentRangeStart w:id="9"/>
        </w:sdtContent>
      </w:sdt>
      <w:r w:rsidDel="00000000" w:rsidR="00000000" w:rsidRPr="00000000">
        <w:rPr>
          <w:rFonts w:ascii="Microsoft Yahei" w:cs="Microsoft Yahei" w:eastAsia="Microsoft Yahei" w:hAnsi="Microsoft Yahei"/>
          <w:sz w:val="20"/>
          <w:szCs w:val="20"/>
          <w:rtl w:val="0"/>
        </w:rPr>
        <w:t xml:space="preserve">人工记录（作业、异常、经验）</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5C">
      <w:pPr>
        <w:numPr>
          <w:ilvl w:val="0"/>
          <w:numId w:val="101"/>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历史行为数据（过往决策与结果）</w:t>
      </w:r>
    </w:p>
    <w:p w:rsidR="00000000" w:rsidDel="00000000" w:rsidP="00000000" w:rsidRDefault="00000000" w:rsidRPr="00000000" w14:paraId="0000015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这里需要特别指出两点结构性优势：</w:t>
      </w:r>
    </w:p>
    <w:p w:rsidR="00000000" w:rsidDel="00000000" w:rsidP="00000000" w:rsidRDefault="00000000" w:rsidRPr="00000000" w14:paraId="0000015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（1）中国传感器与硬件产业链优势</w:t>
      </w:r>
      <w:r w:rsidDel="00000000" w:rsidR="00000000" w:rsidRPr="00000000">
        <w:rPr>
          <w:rtl w:val="0"/>
        </w:rPr>
      </w:r>
    </w:p>
    <w:p w:rsidR="00000000" w:rsidDel="00000000" w:rsidP="00000000" w:rsidRDefault="00000000" w:rsidRPr="00000000" w14:paraId="0000015F">
      <w:pPr>
        <w:numPr>
          <w:ilvl w:val="0"/>
          <w:numId w:val="102"/>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传感器制造高度规模化、成本持续下降</w:t>
      </w:r>
    </w:p>
    <w:p w:rsidR="00000000" w:rsidDel="00000000" w:rsidP="00000000" w:rsidRDefault="00000000" w:rsidRPr="00000000" w14:paraId="00000160">
      <w:pPr>
        <w:numPr>
          <w:ilvl w:val="0"/>
          <w:numId w:val="102"/>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迭代速度快，定制化能力强</w:t>
      </w:r>
    </w:p>
    <w:p w:rsidR="00000000" w:rsidDel="00000000" w:rsidP="00000000" w:rsidRDefault="00000000" w:rsidRPr="00000000" w14:paraId="00000161">
      <w:pPr>
        <w:numPr>
          <w:ilvl w:val="0"/>
          <w:numId w:val="102"/>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为 Sentinel 提供“足够好、可快速替换”的感知基础</w:t>
      </w:r>
    </w:p>
    <w:p w:rsidR="00000000" w:rsidDel="00000000" w:rsidP="00000000" w:rsidRDefault="00000000" w:rsidRPr="00000000" w14:paraId="0000016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不押注某一型号或厂商，而是利用中国供应链的</w:t>
      </w:r>
      <w:r w:rsidDel="00000000" w:rsidR="00000000" w:rsidRPr="00000000">
        <w:rPr>
          <w:rFonts w:ascii="Microsoft Yahei" w:cs="Microsoft Yahei" w:eastAsia="Microsoft Yahei" w:hAnsi="Microsoft Yahei"/>
          <w:b w:val="1"/>
          <w:bCs w:val="1"/>
          <w:sz w:val="20"/>
          <w:szCs w:val="20"/>
          <w:rtl w:val="0"/>
        </w:rPr>
        <w:t xml:space="preserve">成本弹性与迭代密度</w:t>
      </w:r>
      <w:r w:rsidDel="00000000" w:rsidR="00000000" w:rsidRPr="00000000">
        <w:rPr>
          <w:rFonts w:ascii="Microsoft Yahei" w:cs="Microsoft Yahei" w:eastAsia="Microsoft Yahei" w:hAnsi="Microsoft Yahei"/>
          <w:sz w:val="20"/>
          <w:szCs w:val="20"/>
          <w:rtl w:val="0"/>
        </w:rPr>
        <w:t xml:space="preserve">，为系统提供稳定输入。</w:t>
      </w:r>
    </w:p>
    <w:p w:rsidR="00000000" w:rsidDel="00000000" w:rsidP="00000000" w:rsidRDefault="00000000" w:rsidRPr="00000000" w14:paraId="0000016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（2）感知只是入口，不是护城河</w:t>
      </w:r>
      <w:r w:rsidDel="00000000" w:rsidR="00000000" w:rsidRPr="00000000">
        <w:rPr>
          <w:rtl w:val="0"/>
        </w:rPr>
      </w:r>
    </w:p>
    <w:p w:rsidR="00000000" w:rsidDel="00000000" w:rsidP="00000000" w:rsidRDefault="00000000" w:rsidRPr="00000000" w14:paraId="0000016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从 Day 1 就不把感知当作壁垒，而当作可替换输入。</w:t>
        <w:br w:type="textWrapping"/>
        <w:t xml:space="preserve">真正不可替换的，是后续的决策结构与审计资产。</w:t>
      </w:r>
    </w:p>
    <w:p w:rsidR="00000000" w:rsidDel="00000000" w:rsidP="00000000" w:rsidRDefault="00000000" w:rsidRPr="00000000" w14:paraId="00000165">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4.4 推理层：在不确定性中做约束内判断</w:t>
      </w:r>
    </w:p>
    <w:p w:rsidR="00000000" w:rsidDel="00000000" w:rsidP="00000000" w:rsidRDefault="00000000" w:rsidRPr="00000000" w14:paraId="0000016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农业推理的目标不是“预测最可能发生什么”，而是：</w:t>
      </w:r>
    </w:p>
    <w:p w:rsidR="00000000" w:rsidDel="00000000" w:rsidP="00000000" w:rsidRDefault="00000000" w:rsidRPr="00000000" w14:paraId="0000016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在约束条件下，判断“现在是否值得采取行动”。</w:t>
      </w:r>
      <w:r w:rsidDel="00000000" w:rsidR="00000000" w:rsidRPr="00000000">
        <w:rPr>
          <w:rtl w:val="0"/>
        </w:rPr>
      </w:r>
    </w:p>
    <w:p w:rsidR="00000000" w:rsidDel="00000000" w:rsidP="00000000" w:rsidRDefault="00000000" w:rsidRPr="00000000" w14:paraId="0000016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推理层处理的不是单一输出，而是：</w:t>
      </w:r>
    </w:p>
    <w:p w:rsidR="00000000" w:rsidDel="00000000" w:rsidP="00000000" w:rsidRDefault="00000000" w:rsidRPr="00000000" w14:paraId="0000016A">
      <w:pPr>
        <w:numPr>
          <w:ilvl w:val="0"/>
          <w:numId w:val="103"/>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风险概率区间</w:t>
      </w:r>
    </w:p>
    <w:p w:rsidR="00000000" w:rsidDel="00000000" w:rsidP="00000000" w:rsidRDefault="00000000" w:rsidRPr="00000000" w14:paraId="0000016B">
      <w:pPr>
        <w:numPr>
          <w:ilvl w:val="0"/>
          <w:numId w:val="103"/>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决策窗口是否打开</w:t>
      </w:r>
    </w:p>
    <w:p w:rsidR="00000000" w:rsidDel="00000000" w:rsidP="00000000" w:rsidRDefault="00000000" w:rsidRPr="00000000" w14:paraId="0000016C">
      <w:pPr>
        <w:numPr>
          <w:ilvl w:val="0"/>
          <w:numId w:val="103"/>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行动的可逆性与代价</w:t>
      </w:r>
    </w:p>
    <w:p w:rsidR="00000000" w:rsidDel="00000000" w:rsidP="00000000" w:rsidRDefault="00000000" w:rsidRPr="00000000" w14:paraId="0000016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明确不做两件事：</w:t>
      </w:r>
    </w:p>
    <w:p w:rsidR="00000000" w:rsidDel="00000000" w:rsidP="00000000" w:rsidRDefault="00000000" w:rsidRPr="00000000" w14:paraId="0000016E">
      <w:pPr>
        <w:numPr>
          <w:ilvl w:val="0"/>
          <w:numId w:val="104"/>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不给出“确定性承诺”</w:t>
      </w:r>
    </w:p>
    <w:p w:rsidR="00000000" w:rsidDel="00000000" w:rsidP="00000000" w:rsidRDefault="00000000" w:rsidRPr="00000000" w14:paraId="0000016F">
      <w:pPr>
        <w:numPr>
          <w:ilvl w:val="0"/>
          <w:numId w:val="104"/>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不输出脱离约束条件的结论</w:t>
      </w:r>
    </w:p>
    <w:p w:rsidR="00000000" w:rsidDel="00000000" w:rsidP="00000000" w:rsidRDefault="00000000" w:rsidRPr="00000000" w14:paraId="0000017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这使推理结果天然适合进入处方结构，而不是直接指导执行。</w:t>
      </w:r>
    </w:p>
    <w:p w:rsidR="00000000" w:rsidDel="00000000" w:rsidP="00000000" w:rsidRDefault="00000000" w:rsidRPr="00000000" w14:paraId="00000171">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4.5 处方引擎：系统的权力中心</w:t>
      </w:r>
    </w:p>
    <w:p w:rsidR="00000000" w:rsidDel="00000000" w:rsidP="00000000" w:rsidRDefault="00000000" w:rsidRPr="00000000" w14:paraId="0000017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 V1.3.1 中，处方引擎被明确为 Sentinel 的</w:t>
      </w:r>
      <w:r w:rsidDel="00000000" w:rsidR="00000000" w:rsidRPr="00000000">
        <w:rPr>
          <w:rFonts w:ascii="Microsoft Yahei" w:cs="Microsoft Yahei" w:eastAsia="Microsoft Yahei" w:hAnsi="Microsoft Yahei"/>
          <w:b w:val="1"/>
          <w:bCs w:val="1"/>
          <w:sz w:val="20"/>
          <w:szCs w:val="20"/>
          <w:rtl w:val="0"/>
        </w:rPr>
        <w:t xml:space="preserve">权力中心</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7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所有进入执行层的动作，必须以处方形式存在。</w:t>
        <w:br w:type="textWrapping"/>
        <w:t xml:space="preserve">没有处方，就不存在系统责任。</w:t>
      </w:r>
    </w:p>
    <w:p w:rsidR="00000000" w:rsidDel="00000000" w:rsidP="00000000" w:rsidRDefault="00000000" w:rsidRPr="00000000" w14:paraId="0000017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处方的五字段结构在产品层面被强制执行：</w:t>
      </w:r>
    </w:p>
    <w:p w:rsidR="00000000" w:rsidDel="00000000" w:rsidP="00000000" w:rsidRDefault="00000000" w:rsidRPr="00000000" w14:paraId="00000176">
      <w:pPr>
        <w:numPr>
          <w:ilvl w:val="0"/>
          <w:numId w:val="105"/>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对象</w:t>
      </w:r>
    </w:p>
    <w:p w:rsidR="00000000" w:rsidDel="00000000" w:rsidP="00000000" w:rsidRDefault="00000000" w:rsidRPr="00000000" w14:paraId="00000177">
      <w:pPr>
        <w:numPr>
          <w:ilvl w:val="0"/>
          <w:numId w:val="10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动作</w:t>
      </w:r>
    </w:p>
    <w:p w:rsidR="00000000" w:rsidDel="00000000" w:rsidP="00000000" w:rsidRDefault="00000000" w:rsidRPr="00000000" w14:paraId="00000178">
      <w:pPr>
        <w:numPr>
          <w:ilvl w:val="0"/>
          <w:numId w:val="10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剂量 / 频次</w:t>
      </w:r>
    </w:p>
    <w:p w:rsidR="00000000" w:rsidDel="00000000" w:rsidP="00000000" w:rsidRDefault="00000000" w:rsidRPr="00000000" w14:paraId="00000179">
      <w:pPr>
        <w:numPr>
          <w:ilvl w:val="0"/>
          <w:numId w:val="10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约束</w:t>
      </w:r>
    </w:p>
    <w:p w:rsidR="00000000" w:rsidDel="00000000" w:rsidP="00000000" w:rsidRDefault="00000000" w:rsidRPr="00000000" w14:paraId="0000017A">
      <w:pPr>
        <w:numPr>
          <w:ilvl w:val="0"/>
          <w:numId w:val="105"/>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验证方式</w:t>
      </w:r>
    </w:p>
    <w:p w:rsidR="00000000" w:rsidDel="00000000" w:rsidP="00000000" w:rsidRDefault="00000000" w:rsidRPr="00000000" w14:paraId="0000017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这带来三个直接结果：</w:t>
      </w:r>
    </w:p>
    <w:p w:rsidR="00000000" w:rsidDel="00000000" w:rsidP="00000000" w:rsidRDefault="00000000" w:rsidRPr="00000000" w14:paraId="0000017C">
      <w:pPr>
        <w:numPr>
          <w:ilvl w:val="0"/>
          <w:numId w:val="10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执行方知道“该怎么做”</w:t>
      </w:r>
    </w:p>
    <w:p w:rsidR="00000000" w:rsidDel="00000000" w:rsidP="00000000" w:rsidRDefault="00000000" w:rsidRPr="00000000" w14:paraId="0000017D">
      <w:pPr>
        <w:numPr>
          <w:ilvl w:val="0"/>
          <w:numId w:val="10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系统知道“是否被正确执行”</w:t>
      </w:r>
    </w:p>
    <w:p w:rsidR="00000000" w:rsidDel="00000000" w:rsidP="00000000" w:rsidRDefault="00000000" w:rsidRPr="00000000" w14:paraId="0000017E">
      <w:pPr>
        <w:numPr>
          <w:ilvl w:val="0"/>
          <w:numId w:val="106"/>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审计方知道“该不该采信结果”</w:t>
      </w:r>
    </w:p>
    <w:p w:rsidR="00000000" w:rsidDel="00000000" w:rsidP="00000000" w:rsidRDefault="00000000" w:rsidRPr="00000000" w14:paraId="0000017F">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4.6 执行一致性与“执行指纹”</w:t>
      </w:r>
    </w:p>
    <w:p w:rsidR="00000000" w:rsidDel="00000000" w:rsidP="00000000" w:rsidRDefault="00000000" w:rsidRPr="00000000" w14:paraId="0000018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在 V1.3.1 中正式引入“执行指纹（Execution Fingerprint）”作为结构性机制。</w:t>
      </w:r>
    </w:p>
    <w:p w:rsidR="00000000" w:rsidDel="00000000" w:rsidP="00000000" w:rsidRDefault="00000000" w:rsidRPr="00000000" w14:paraId="0000018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其核心目的不是控制执行，而是</w:t>
      </w:r>
      <w:r w:rsidDel="00000000" w:rsidR="00000000" w:rsidRPr="00000000">
        <w:rPr>
          <w:rFonts w:ascii="Microsoft Yahei" w:cs="Microsoft Yahei" w:eastAsia="Microsoft Yahei" w:hAnsi="Microsoft Yahei"/>
          <w:b w:val="1"/>
          <w:bCs w:val="1"/>
          <w:sz w:val="20"/>
          <w:szCs w:val="20"/>
          <w:rtl w:val="0"/>
        </w:rPr>
        <w:t xml:space="preserve">界定责任边界</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8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机制要点：</w:t>
      </w:r>
    </w:p>
    <w:p w:rsidR="00000000" w:rsidDel="00000000" w:rsidP="00000000" w:rsidRDefault="00000000" w:rsidRPr="00000000" w14:paraId="00000184">
      <w:pPr>
        <w:numPr>
          <w:ilvl w:val="0"/>
          <w:numId w:val="108"/>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不生产、不销售、不绑定执行硬件</w:t>
      </w:r>
    </w:p>
    <w:p w:rsidR="00000000" w:rsidDel="00000000" w:rsidP="00000000" w:rsidRDefault="00000000" w:rsidRPr="00000000" w14:paraId="00000185">
      <w:pPr>
        <w:numPr>
          <w:ilvl w:val="0"/>
          <w:numId w:val="108"/>
        </w:numPr>
        <w:spacing w:after="0" w:before="0" w:line="240" w:lineRule="auto"/>
        <w:ind w:left="720" w:hanging="360"/>
        <w:rPr>
          <w:rFonts w:ascii="Microsoft Yahei" w:cs="Microsoft Yahei" w:eastAsia="Microsoft Yahei" w:hAnsi="Microsoft Yahei"/>
          <w:sz w:val="20"/>
          <w:szCs w:val="20"/>
        </w:rPr>
      </w:pPr>
      <w:sdt>
        <w:sdtPr>
          <w:id w:val="198121044"/>
          <w:tag w:val="goog_rdk_13"/>
        </w:sdtPr>
        <w:sdtContent>
          <w:commentRangeStart w:id="10"/>
        </w:sdtContent>
      </w:sdt>
      <w:sdt>
        <w:sdtPr>
          <w:id w:val="198680289"/>
          <w:tag w:val="goog_rdk_14"/>
        </w:sdtPr>
        <w:sdtContent>
          <w:commentRangeStart w:id="11"/>
        </w:sdtContent>
      </w:sdt>
      <w:r w:rsidDel="00000000" w:rsidR="00000000" w:rsidRPr="00000000">
        <w:rPr>
          <w:rFonts w:ascii="Microsoft Yahei" w:cs="Microsoft Yahei" w:eastAsia="Microsoft Yahei" w:hAnsi="Microsoft Yahei"/>
          <w:sz w:val="20"/>
          <w:szCs w:val="20"/>
          <w:rtl w:val="0"/>
        </w:rPr>
        <w:t xml:space="preserve">Sentinel 通过 API / 数据接口接入第三方执行记录</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86">
      <w:pPr>
        <w:numPr>
          <w:ilvl w:val="0"/>
          <w:numId w:val="108"/>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系统自动比对“处方要求”与“实际执行轨迹”</w:t>
      </w:r>
    </w:p>
    <w:p w:rsidR="00000000" w:rsidDel="00000000" w:rsidP="00000000" w:rsidRDefault="00000000" w:rsidRPr="00000000" w14:paraId="0000018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一旦发现偏差：</w:t>
      </w:r>
    </w:p>
    <w:p w:rsidR="00000000" w:rsidDel="00000000" w:rsidP="00000000" w:rsidRDefault="00000000" w:rsidRPr="00000000" w14:paraId="00000188">
      <w:pPr>
        <w:numPr>
          <w:ilvl w:val="0"/>
          <w:numId w:val="109"/>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系统立即标注该区域为“执行不一致”</w:t>
      </w:r>
    </w:p>
    <w:p w:rsidR="00000000" w:rsidDel="00000000" w:rsidP="00000000" w:rsidRDefault="00000000" w:rsidRPr="00000000" w14:paraId="00000189">
      <w:pPr>
        <w:numPr>
          <w:ilvl w:val="0"/>
          <w:numId w:val="10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后续结果不再计入系统绩效</w:t>
      </w:r>
    </w:p>
    <w:p w:rsidR="00000000" w:rsidDel="00000000" w:rsidP="00000000" w:rsidRDefault="00000000" w:rsidRPr="00000000" w14:paraId="0000018A">
      <w:pPr>
        <w:numPr>
          <w:ilvl w:val="0"/>
          <w:numId w:val="109"/>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审计报告中明确责任切换</w:t>
      </w:r>
    </w:p>
    <w:p w:rsidR="00000000" w:rsidDel="00000000" w:rsidP="00000000" w:rsidRDefault="00000000" w:rsidRPr="00000000" w14:paraId="0000018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这使 Sentinel 能够：</w:t>
      </w:r>
    </w:p>
    <w:p w:rsidR="00000000" w:rsidDel="00000000" w:rsidP="00000000" w:rsidRDefault="00000000" w:rsidRPr="00000000" w14:paraId="0000018C">
      <w:pPr>
        <w:numPr>
          <w:ilvl w:val="0"/>
          <w:numId w:val="110"/>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保持终端中立</w:t>
      </w:r>
    </w:p>
    <w:p w:rsidR="00000000" w:rsidDel="00000000" w:rsidP="00000000" w:rsidRDefault="00000000" w:rsidRPr="00000000" w14:paraId="0000018D">
      <w:pPr>
        <w:numPr>
          <w:ilvl w:val="0"/>
          <w:numId w:val="110"/>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同时避免为不可控执行结果兜底</w:t>
      </w:r>
    </w:p>
    <w:p w:rsidR="00000000" w:rsidDel="00000000" w:rsidP="00000000" w:rsidRDefault="00000000" w:rsidRPr="00000000" w14:paraId="0000018E">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4.7 审计层：从内部日志到制度资产</w:t>
      </w:r>
    </w:p>
    <w:p w:rsidR="00000000" w:rsidDel="00000000" w:rsidP="00000000" w:rsidRDefault="00000000" w:rsidRPr="00000000" w14:paraId="0000019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V1.3.1 对审计层的定位发生了关键升级：</w:t>
      </w:r>
    </w:p>
    <w:p w:rsidR="00000000" w:rsidDel="00000000" w:rsidP="00000000" w:rsidRDefault="00000000" w:rsidRPr="00000000" w14:paraId="0000019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审计不是内部复盘工具，而是可被制度采信的外部资产。</w:t>
      </w:r>
      <w:r w:rsidDel="00000000" w:rsidR="00000000" w:rsidRPr="00000000">
        <w:rPr>
          <w:rtl w:val="0"/>
        </w:rPr>
      </w:r>
    </w:p>
    <w:p w:rsidR="00000000" w:rsidDel="00000000" w:rsidP="00000000" w:rsidRDefault="00000000" w:rsidRPr="00000000" w14:paraId="0000019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的审计设计，明确对齐以下制度对象：</w:t>
      </w:r>
    </w:p>
    <w:p w:rsidR="00000000" w:rsidDel="00000000" w:rsidP="00000000" w:rsidRDefault="00000000" w:rsidRPr="00000000" w14:paraId="00000193">
      <w:pPr>
        <w:numPr>
          <w:ilvl w:val="0"/>
          <w:numId w:val="111"/>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美国 FSMA 204（关键追踪事件 / 数据要素）</w:t>
      </w:r>
    </w:p>
    <w:p w:rsidR="00000000" w:rsidDel="00000000" w:rsidP="00000000" w:rsidRDefault="00000000" w:rsidRPr="00000000" w14:paraId="00000194">
      <w:pPr>
        <w:numPr>
          <w:ilvl w:val="0"/>
          <w:numId w:val="11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Global G.A.P. 等农业合规标准</w:t>
      </w:r>
    </w:p>
    <w:p w:rsidR="00000000" w:rsidDel="00000000" w:rsidP="00000000" w:rsidRDefault="00000000" w:rsidRPr="00000000" w14:paraId="00000195">
      <w:pPr>
        <w:numPr>
          <w:ilvl w:val="0"/>
          <w:numId w:val="111"/>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供应链质量定级与保险免责需求</w:t>
      </w:r>
    </w:p>
    <w:p w:rsidR="00000000" w:rsidDel="00000000" w:rsidP="00000000" w:rsidRDefault="00000000" w:rsidRPr="00000000" w14:paraId="0000019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审计输出不再只是“系统记录”，而是：</w:t>
      </w:r>
    </w:p>
    <w:p w:rsidR="00000000" w:rsidDel="00000000" w:rsidP="00000000" w:rsidRDefault="00000000" w:rsidRPr="00000000" w14:paraId="00000197">
      <w:pPr>
        <w:numPr>
          <w:ilvl w:val="0"/>
          <w:numId w:val="112"/>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市场准入的辅助证明</w:t>
      </w:r>
    </w:p>
    <w:p w:rsidR="00000000" w:rsidDel="00000000" w:rsidP="00000000" w:rsidRDefault="00000000" w:rsidRPr="00000000" w14:paraId="00000198">
      <w:pPr>
        <w:numPr>
          <w:ilvl w:val="0"/>
          <w:numId w:val="112"/>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合规检查的证据链</w:t>
      </w:r>
    </w:p>
    <w:p w:rsidR="00000000" w:rsidDel="00000000" w:rsidP="00000000" w:rsidRDefault="00000000" w:rsidRPr="00000000" w14:paraId="00000199">
      <w:pPr>
        <w:numPr>
          <w:ilvl w:val="0"/>
          <w:numId w:val="112"/>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金融与保险场景中的责任凭证</w:t>
      </w:r>
    </w:p>
    <w:p w:rsidR="00000000" w:rsidDel="00000000" w:rsidP="00000000" w:rsidRDefault="00000000" w:rsidRPr="00000000" w14:paraId="0000019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这也是 Sentinel L3 商业化的基础。</w:t>
      </w:r>
    </w:p>
    <w:p w:rsidR="00000000" w:rsidDel="00000000" w:rsidP="00000000" w:rsidRDefault="00000000" w:rsidRPr="00000000" w14:paraId="0000019B">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4.8 Sentinel 明确不做的事情</w:t>
      </w:r>
    </w:p>
    <w:p w:rsidR="00000000" w:rsidDel="00000000" w:rsidP="00000000" w:rsidRDefault="00000000" w:rsidRPr="00000000" w14:paraId="0000019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为了避免系统膨胀与责任混乱，V1.3.1 明确列出“不做清单”：</w:t>
      </w:r>
    </w:p>
    <w:p w:rsidR="00000000" w:rsidDel="00000000" w:rsidP="00000000" w:rsidRDefault="00000000" w:rsidRPr="00000000" w14:paraId="0000019E">
      <w:pPr>
        <w:numPr>
          <w:ilvl w:val="0"/>
          <w:numId w:val="113"/>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不承诺最终产量或价格</w:t>
      </w:r>
    </w:p>
    <w:p w:rsidR="00000000" w:rsidDel="00000000" w:rsidP="00000000" w:rsidRDefault="00000000" w:rsidRPr="00000000" w14:paraId="0000019F">
      <w:pPr>
        <w:numPr>
          <w:ilvl w:val="0"/>
          <w:numId w:val="113"/>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不替代农户或企业的经营决策</w:t>
      </w:r>
    </w:p>
    <w:p w:rsidR="00000000" w:rsidDel="00000000" w:rsidP="00000000" w:rsidRDefault="00000000" w:rsidRPr="00000000" w14:paraId="000001A0">
      <w:pPr>
        <w:numPr>
          <w:ilvl w:val="0"/>
          <w:numId w:val="113"/>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不控制执行硬件</w:t>
      </w:r>
    </w:p>
    <w:p w:rsidR="00000000" w:rsidDel="00000000" w:rsidP="00000000" w:rsidRDefault="00000000" w:rsidRPr="00000000" w14:paraId="000001A1">
      <w:pPr>
        <w:numPr>
          <w:ilvl w:val="0"/>
          <w:numId w:val="113"/>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不在无审计条件下对结果负责</w:t>
      </w:r>
    </w:p>
    <w:p w:rsidR="00000000" w:rsidDel="00000000" w:rsidP="00000000" w:rsidRDefault="00000000" w:rsidRPr="00000000" w14:paraId="000001A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这些约束不是保守，而是为了让系统</w:t>
      </w:r>
      <w:r w:rsidDel="00000000" w:rsidR="00000000" w:rsidRPr="00000000">
        <w:rPr>
          <w:rFonts w:ascii="Microsoft Yahei" w:cs="Microsoft Yahei" w:eastAsia="Microsoft Yahei" w:hAnsi="Microsoft Yahei"/>
          <w:b w:val="1"/>
          <w:bCs w:val="1"/>
          <w:sz w:val="20"/>
          <w:szCs w:val="20"/>
          <w:rtl w:val="0"/>
        </w:rPr>
        <w:t xml:space="preserve">长期可运行、可复制、可审计</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A3">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4.9 本章结论</w:t>
      </w:r>
    </w:p>
    <w:p w:rsidR="00000000" w:rsidDel="00000000" w:rsidP="00000000" w:rsidRDefault="00000000" w:rsidRPr="00000000" w14:paraId="000001A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的产品不是功能集合，而是一套</w:t>
      </w:r>
      <w:r w:rsidDel="00000000" w:rsidR="00000000" w:rsidRPr="00000000">
        <w:rPr>
          <w:rFonts w:ascii="Microsoft Yahei" w:cs="Microsoft Yahei" w:eastAsia="Microsoft Yahei" w:hAnsi="Microsoft Yahei"/>
          <w:b w:val="1"/>
          <w:bCs w:val="1"/>
          <w:sz w:val="20"/>
          <w:szCs w:val="20"/>
          <w:rtl w:val="0"/>
        </w:rPr>
        <w:t xml:space="preserve">责任可界定的决策系统</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A6">
      <w:pPr>
        <w:numPr>
          <w:ilvl w:val="0"/>
          <w:numId w:val="114"/>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感知与推理为处方服务</w:t>
      </w:r>
    </w:p>
    <w:p w:rsidR="00000000" w:rsidDel="00000000" w:rsidP="00000000" w:rsidRDefault="00000000" w:rsidRPr="00000000" w14:paraId="000001A7">
      <w:pPr>
        <w:numPr>
          <w:ilvl w:val="0"/>
          <w:numId w:val="114"/>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处方为执行与审计服务</w:t>
      </w:r>
    </w:p>
    <w:p w:rsidR="00000000" w:rsidDel="00000000" w:rsidP="00000000" w:rsidRDefault="00000000" w:rsidRPr="00000000" w14:paraId="000001A8">
      <w:pPr>
        <w:numPr>
          <w:ilvl w:val="0"/>
          <w:numId w:val="114"/>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审计为制度与商业化服务</w:t>
      </w:r>
    </w:p>
    <w:p w:rsidR="00000000" w:rsidDel="00000000" w:rsidP="00000000" w:rsidRDefault="00000000" w:rsidRPr="00000000" w14:paraId="000001A9">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280" w:before="280" w:line="240" w:lineRule="auto"/>
        <w:rPr>
          <w:rFonts w:ascii="Microsoft Yahei" w:cs="Microsoft Yahei" w:eastAsia="Microsoft Yahei" w:hAnsi="Microsoft Yahei"/>
          <w:b w:val="1"/>
          <w:bCs w:val="1"/>
          <w:sz w:val="20"/>
          <w:szCs w:val="20"/>
        </w:rPr>
      </w:pPr>
      <w:bookmarkStart w:colFirst="0" w:colLast="0" w:name="_heading=h.fe7wkr3eem09" w:id="4"/>
      <w:bookmarkEnd w:id="4"/>
      <w:r w:rsidDel="00000000" w:rsidR="00000000" w:rsidRPr="00000000">
        <w:rPr>
          <w:rFonts w:ascii="Microsoft Yahei" w:cs="Microsoft Yahei" w:eastAsia="Microsoft Yahei" w:hAnsi="Microsoft Yahei"/>
          <w:b w:val="1"/>
          <w:bCs w:val="1"/>
          <w:sz w:val="20"/>
          <w:szCs w:val="20"/>
          <w:rtl w:val="0"/>
        </w:rPr>
        <w:t xml:space="preserve">第 5 章 Why Now</w:t>
      </w:r>
    </w:p>
    <w:p w:rsidR="00000000" w:rsidDel="00000000" w:rsidP="00000000" w:rsidRDefault="00000000" w:rsidRPr="00000000" w14:paraId="000001A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（为什么是现在｜技术、产业与制度窗口的同时打开）</w:t>
      </w:r>
    </w:p>
    <w:p w:rsidR="00000000" w:rsidDel="00000000" w:rsidP="00000000" w:rsidRDefault="00000000" w:rsidRPr="00000000" w14:paraId="000001AC">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5.1 本章的核心判断</w:t>
      </w:r>
    </w:p>
    <w:p w:rsidR="00000000" w:rsidDel="00000000" w:rsidP="00000000" w:rsidRDefault="00000000" w:rsidRPr="00000000" w14:paraId="000001A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并不是因为“AI 变强了”才成立，而是因为 </w:t>
      </w:r>
      <w:r w:rsidDel="00000000" w:rsidR="00000000" w:rsidRPr="00000000">
        <w:rPr>
          <w:rFonts w:ascii="Microsoft Yahei" w:cs="Microsoft Yahei" w:eastAsia="Microsoft Yahei" w:hAnsi="Microsoft Yahei"/>
          <w:b w:val="1"/>
          <w:bCs w:val="1"/>
          <w:sz w:val="20"/>
          <w:szCs w:val="20"/>
          <w:rtl w:val="0"/>
        </w:rPr>
        <w:t xml:space="preserve">三类结构性条件在 2025–2026 年首次同时满足</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AF">
      <w:pPr>
        <w:numPr>
          <w:ilvl w:val="0"/>
          <w:numId w:val="115"/>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决策级 AI 在工程上可部署</w:t>
      </w:r>
    </w:p>
    <w:p w:rsidR="00000000" w:rsidDel="00000000" w:rsidP="00000000" w:rsidRDefault="00000000" w:rsidRPr="00000000" w14:paraId="000001B0">
      <w:pPr>
        <w:numPr>
          <w:ilvl w:val="0"/>
          <w:numId w:val="11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农业执行与感知成本出现断崖式下降</w:t>
      </w:r>
    </w:p>
    <w:p w:rsidR="00000000" w:rsidDel="00000000" w:rsidP="00000000" w:rsidRDefault="00000000" w:rsidRPr="00000000" w14:paraId="000001B1">
      <w:pPr>
        <w:numPr>
          <w:ilvl w:val="0"/>
          <w:numId w:val="115"/>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合规与供应链制度从“建议”变成“硬门槛”</w:t>
      </w:r>
    </w:p>
    <w:p w:rsidR="00000000" w:rsidDel="00000000" w:rsidP="00000000" w:rsidRDefault="00000000" w:rsidRPr="00000000" w14:paraId="000001B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如果其中任何一个条件缺失，Sentinel 都只能是概念，而不是系统。</w:t>
      </w:r>
    </w:p>
    <w:p w:rsidR="00000000" w:rsidDel="00000000" w:rsidP="00000000" w:rsidRDefault="00000000" w:rsidRPr="00000000" w14:paraId="000001B3">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5.2 技术窗口：AI 从演示走向决策基础设施</w:t>
      </w:r>
    </w:p>
    <w:p w:rsidR="00000000" w:rsidDel="00000000" w:rsidP="00000000" w:rsidRDefault="00000000" w:rsidRPr="00000000" w14:paraId="000001B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过去十年，农业 AI 面临的核心问题不是算法，而是 </w:t>
      </w:r>
      <w:r w:rsidDel="00000000" w:rsidR="00000000" w:rsidRPr="00000000">
        <w:rPr>
          <w:rFonts w:ascii="Microsoft Yahei" w:cs="Microsoft Yahei" w:eastAsia="Microsoft Yahei" w:hAnsi="Microsoft Yahei"/>
          <w:b w:val="1"/>
          <w:bCs w:val="1"/>
          <w:sz w:val="20"/>
          <w:szCs w:val="20"/>
          <w:rtl w:val="0"/>
        </w:rPr>
        <w:t xml:space="preserve">不可用</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B6">
      <w:pPr>
        <w:numPr>
          <w:ilvl w:val="0"/>
          <w:numId w:val="11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只能在单点任务中表现良好</w:t>
      </w:r>
    </w:p>
    <w:p w:rsidR="00000000" w:rsidDel="00000000" w:rsidP="00000000" w:rsidRDefault="00000000" w:rsidRPr="00000000" w14:paraId="000001B7">
      <w:pPr>
        <w:numPr>
          <w:ilvl w:val="0"/>
          <w:numId w:val="11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无法处理跨阶段、不完全信息</w:t>
      </w:r>
    </w:p>
    <w:p w:rsidR="00000000" w:rsidDel="00000000" w:rsidP="00000000" w:rsidRDefault="00000000" w:rsidRPr="00000000" w14:paraId="000001B8">
      <w:pPr>
        <w:numPr>
          <w:ilvl w:val="0"/>
          <w:numId w:val="116"/>
        </w:numPr>
        <w:spacing w:after="280" w:before="0" w:line="240" w:lineRule="auto"/>
        <w:ind w:left="720" w:hanging="360"/>
        <w:rPr>
          <w:rFonts w:ascii="Microsoft Yahei" w:cs="Microsoft Yahei" w:eastAsia="Microsoft Yahei" w:hAnsi="Microsoft Yahei"/>
          <w:sz w:val="20"/>
          <w:szCs w:val="20"/>
        </w:rPr>
      </w:pPr>
      <w:sdt>
        <w:sdtPr>
          <w:id w:val="1892502238"/>
          <w:tag w:val="goog_rdk_15"/>
        </w:sdtPr>
        <w:sdtContent>
          <w:commentRangeStart w:id="12"/>
        </w:sdtContent>
      </w:sdt>
      <w:sdt>
        <w:sdtPr>
          <w:id w:val="-1201313143"/>
          <w:tag w:val="goog_rdk_16"/>
        </w:sdtPr>
        <w:sdtContent>
          <w:commentRangeStart w:id="13"/>
        </w:sdtContent>
      </w:sdt>
      <w:r w:rsidDel="00000000" w:rsidR="00000000" w:rsidRPr="00000000">
        <w:rPr>
          <w:rFonts w:ascii="Microsoft Yahei" w:cs="Microsoft Yahei" w:eastAsia="Microsoft Yahei" w:hAnsi="Microsoft Yahei"/>
          <w:sz w:val="20"/>
          <w:szCs w:val="20"/>
          <w:rtl w:val="0"/>
        </w:rPr>
        <w:t xml:space="preserve">无法承担“给错建议”的责任</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B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2025 年之后，这一前提发生变化：</w:t>
      </w:r>
    </w:p>
    <w:p w:rsidR="00000000" w:rsidDel="00000000" w:rsidP="00000000" w:rsidRDefault="00000000" w:rsidRPr="00000000" w14:paraId="000001BA">
      <w:pPr>
        <w:numPr>
          <w:ilvl w:val="0"/>
          <w:numId w:val="11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多模态模型能够同时处理环境、图像、文本与时间序列</w:t>
      </w:r>
    </w:p>
    <w:p w:rsidR="00000000" w:rsidDel="00000000" w:rsidP="00000000" w:rsidRDefault="00000000" w:rsidRPr="00000000" w14:paraId="000001BB">
      <w:pPr>
        <w:numPr>
          <w:ilvl w:val="0"/>
          <w:numId w:val="11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推理成本下降到可被季节性农业负担</w:t>
      </w:r>
    </w:p>
    <w:p w:rsidR="00000000" w:rsidDel="00000000" w:rsidP="00000000" w:rsidRDefault="00000000" w:rsidRPr="00000000" w14:paraId="000001BC">
      <w:pPr>
        <w:numPr>
          <w:ilvl w:val="0"/>
          <w:numId w:val="11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工程层面支持持续运行与回溯</w:t>
      </w:r>
    </w:p>
    <w:p w:rsidR="00000000" w:rsidDel="00000000" w:rsidP="00000000" w:rsidRDefault="00000000" w:rsidRPr="00000000" w14:paraId="000001B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关键变化不是“更聪明”，而是 </w:t>
      </w:r>
      <w:r w:rsidDel="00000000" w:rsidR="00000000" w:rsidRPr="00000000">
        <w:rPr>
          <w:rFonts w:ascii="Microsoft Yahei" w:cs="Microsoft Yahei" w:eastAsia="Microsoft Yahei" w:hAnsi="Microsoft Yahei"/>
          <w:b w:val="1"/>
          <w:bCs w:val="1"/>
          <w:sz w:val="20"/>
          <w:szCs w:val="20"/>
          <w:rtl w:val="0"/>
        </w:rPr>
        <w:t xml:space="preserve">可被纳入责任链条</w:t>
      </w:r>
      <w:r w:rsidDel="00000000" w:rsidR="00000000" w:rsidRPr="00000000">
        <w:rPr>
          <w:rFonts w:ascii="Microsoft Yahei" w:cs="Microsoft Yahei" w:eastAsia="Microsoft Yahei" w:hAnsi="Microsoft Yahei"/>
          <w:sz w:val="20"/>
          <w:szCs w:val="20"/>
          <w:rtl w:val="0"/>
        </w:rPr>
        <w:t xml:space="preserve">。</w:t>
        <w:br w:type="textWrapping"/>
        <w:t xml:space="preserve">这使 AI 第一次具备成为“决策系统一部分”的资格。</w:t>
      </w:r>
    </w:p>
    <w:p w:rsidR="00000000" w:rsidDel="00000000" w:rsidP="00000000" w:rsidRDefault="00000000" w:rsidRPr="00000000" w14:paraId="000001BE">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5.3 中国硬件与传感器产业链：不是领先，而是“够快、够便宜、可替换”</w:t>
      </w:r>
    </w:p>
    <w:p w:rsidR="00000000" w:rsidDel="00000000" w:rsidP="00000000" w:rsidRDefault="00000000" w:rsidRPr="00000000" w14:paraId="000001C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不自研硬件，但 V1.3.1 明确承认一个现实：</w:t>
      </w:r>
    </w:p>
    <w:p w:rsidR="00000000" w:rsidDel="00000000" w:rsidP="00000000" w:rsidRDefault="00000000" w:rsidRPr="00000000" w14:paraId="000001C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没有中国传感器与农业设备产业链，就不存在可规模化的决策系统。</w:t>
      </w:r>
      <w:r w:rsidDel="00000000" w:rsidR="00000000" w:rsidRPr="00000000">
        <w:rPr>
          <w:rtl w:val="0"/>
        </w:rPr>
      </w:r>
    </w:p>
    <w:p w:rsidR="00000000" w:rsidDel="00000000" w:rsidP="00000000" w:rsidRDefault="00000000" w:rsidRPr="00000000" w14:paraId="000001C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中国的结构性优势体现在三点：</w:t>
      </w:r>
    </w:p>
    <w:p w:rsidR="00000000" w:rsidDel="00000000" w:rsidP="00000000" w:rsidRDefault="00000000" w:rsidRPr="00000000" w14:paraId="000001C3">
      <w:pPr>
        <w:numPr>
          <w:ilvl w:val="0"/>
          <w:numId w:val="119"/>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成本下降速度快</w:t>
      </w:r>
      <w:r w:rsidDel="00000000" w:rsidR="00000000" w:rsidRPr="00000000">
        <w:rPr>
          <w:rtl w:val="0"/>
        </w:rPr>
      </w:r>
    </w:p>
    <w:p w:rsidR="00000000" w:rsidDel="00000000" w:rsidP="00000000" w:rsidRDefault="00000000" w:rsidRPr="00000000" w14:paraId="000001C4">
      <w:pPr>
        <w:numPr>
          <w:ilvl w:val="1"/>
          <w:numId w:val="11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传感器、边缘设备、无人机等价格持续下探</w:t>
      </w:r>
    </w:p>
    <w:p w:rsidR="00000000" w:rsidDel="00000000" w:rsidP="00000000" w:rsidRDefault="00000000" w:rsidRPr="00000000" w14:paraId="000001C5">
      <w:pPr>
        <w:numPr>
          <w:ilvl w:val="1"/>
          <w:numId w:val="11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决策级感知不再是高价值作物的“奢侈品”</w:t>
      </w:r>
    </w:p>
    <w:p w:rsidR="00000000" w:rsidDel="00000000" w:rsidP="00000000" w:rsidRDefault="00000000" w:rsidRPr="00000000" w14:paraId="000001C6">
      <w:pPr>
        <w:numPr>
          <w:ilvl w:val="0"/>
          <w:numId w:val="11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迭代与定制能力强</w:t>
      </w:r>
      <w:r w:rsidDel="00000000" w:rsidR="00000000" w:rsidRPr="00000000">
        <w:rPr>
          <w:rtl w:val="0"/>
        </w:rPr>
      </w:r>
    </w:p>
    <w:p w:rsidR="00000000" w:rsidDel="00000000" w:rsidP="00000000" w:rsidRDefault="00000000" w:rsidRPr="00000000" w14:paraId="000001C7">
      <w:pPr>
        <w:numPr>
          <w:ilvl w:val="1"/>
          <w:numId w:val="11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可以针对具体作物、棚型、气候快速调整</w:t>
      </w:r>
    </w:p>
    <w:p w:rsidR="00000000" w:rsidDel="00000000" w:rsidP="00000000" w:rsidRDefault="00000000" w:rsidRPr="00000000" w14:paraId="000001C8">
      <w:pPr>
        <w:numPr>
          <w:ilvl w:val="1"/>
          <w:numId w:val="11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为 Sentinel 提供“足够好、可快速试错”的输入</w:t>
      </w:r>
    </w:p>
    <w:p w:rsidR="00000000" w:rsidDel="00000000" w:rsidP="00000000" w:rsidRDefault="00000000" w:rsidRPr="00000000" w14:paraId="000001C9">
      <w:pPr>
        <w:numPr>
          <w:ilvl w:val="0"/>
          <w:numId w:val="11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替换成本低</w:t>
      </w:r>
      <w:r w:rsidDel="00000000" w:rsidR="00000000" w:rsidRPr="00000000">
        <w:rPr>
          <w:rtl w:val="0"/>
        </w:rPr>
      </w:r>
    </w:p>
    <w:p w:rsidR="00000000" w:rsidDel="00000000" w:rsidP="00000000" w:rsidRDefault="00000000" w:rsidRPr="00000000" w14:paraId="000001CA">
      <w:pPr>
        <w:numPr>
          <w:ilvl w:val="1"/>
          <w:numId w:val="119"/>
        </w:numPr>
        <w:spacing w:after="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可以保持终端中立</w:t>
      </w:r>
    </w:p>
    <w:p w:rsidR="00000000" w:rsidDel="00000000" w:rsidP="00000000" w:rsidRDefault="00000000" w:rsidRPr="00000000" w14:paraId="000001CB">
      <w:pPr>
        <w:numPr>
          <w:ilvl w:val="1"/>
          <w:numId w:val="119"/>
        </w:numPr>
        <w:spacing w:after="280" w:before="0" w:line="240" w:lineRule="auto"/>
        <w:ind w:left="144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不因押注某一硬件路径而锁死系统</w:t>
      </w:r>
    </w:p>
    <w:p w:rsidR="00000000" w:rsidDel="00000000" w:rsidP="00000000" w:rsidRDefault="00000000" w:rsidRPr="00000000" w14:paraId="000001C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这使 Sentinel 能专注在 </w:t>
      </w:r>
      <w:r w:rsidDel="00000000" w:rsidR="00000000" w:rsidRPr="00000000">
        <w:rPr>
          <w:rFonts w:ascii="Microsoft Yahei" w:cs="Microsoft Yahei" w:eastAsia="Microsoft Yahei" w:hAnsi="Microsoft Yahei"/>
          <w:b w:val="1"/>
          <w:bCs w:val="1"/>
          <w:sz w:val="20"/>
          <w:szCs w:val="20"/>
          <w:rtl w:val="0"/>
        </w:rPr>
        <w:t xml:space="preserve">决策与审计层</w:t>
      </w:r>
      <w:r w:rsidDel="00000000" w:rsidR="00000000" w:rsidRPr="00000000">
        <w:rPr>
          <w:rFonts w:ascii="Microsoft Yahei" w:cs="Microsoft Yahei" w:eastAsia="Microsoft Yahei" w:hAnsi="Microsoft Yahei"/>
          <w:sz w:val="20"/>
          <w:szCs w:val="20"/>
          <w:rtl w:val="0"/>
        </w:rPr>
        <w:t xml:space="preserve">，而不是被迫成为硬件公司。</w:t>
      </w:r>
    </w:p>
    <w:p w:rsidR="00000000" w:rsidDel="00000000" w:rsidP="00000000" w:rsidRDefault="00000000" w:rsidRPr="00000000" w14:paraId="000001CD">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5.4 荷兰研发体系：高不确定性农业的“制度化实验室”</w:t>
      </w:r>
    </w:p>
    <w:p w:rsidR="00000000" w:rsidDel="00000000" w:rsidP="00000000" w:rsidRDefault="00000000" w:rsidRPr="00000000" w14:paraId="000001C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如果说中国提供了“规模与成本”，那么荷兰提供的是 </w:t>
      </w:r>
      <w:r w:rsidDel="00000000" w:rsidR="00000000" w:rsidRPr="00000000">
        <w:rPr>
          <w:rFonts w:ascii="Microsoft Yahei" w:cs="Microsoft Yahei" w:eastAsia="Microsoft Yahei" w:hAnsi="Microsoft Yahei"/>
          <w:b w:val="1"/>
          <w:bCs w:val="1"/>
          <w:sz w:val="20"/>
          <w:szCs w:val="20"/>
          <w:rtl w:val="0"/>
        </w:rPr>
        <w:t xml:space="preserve">方法论与验证环境</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D0">
      <w:pPr>
        <w:spacing w:after="280" w:before="280" w:line="240" w:lineRule="auto"/>
        <w:rPr>
          <w:rFonts w:ascii="Microsoft Yahei" w:cs="Microsoft Yahei" w:eastAsia="Microsoft Yahei" w:hAnsi="Microsoft Yahei"/>
          <w:sz w:val="20"/>
          <w:szCs w:val="20"/>
        </w:rPr>
      </w:pPr>
      <w:sdt>
        <w:sdtPr>
          <w:id w:val="1002228335"/>
          <w:tag w:val="goog_rdk_17"/>
        </w:sdtPr>
        <w:sdtContent>
          <w:commentRangeStart w:id="14"/>
        </w:sdtContent>
      </w:sdt>
      <w:sdt>
        <w:sdtPr>
          <w:id w:val="-1061346644"/>
          <w:tag w:val="goog_rdk_18"/>
        </w:sdtPr>
        <w:sdtContent>
          <w:commentRangeStart w:id="15"/>
        </w:sdtContent>
      </w:sdt>
      <w:r w:rsidDel="00000000" w:rsidR="00000000" w:rsidRPr="00000000">
        <w:rPr>
          <w:rFonts w:ascii="Microsoft Yahei" w:cs="Microsoft Yahei" w:eastAsia="Microsoft Yahei" w:hAnsi="Microsoft Yahei"/>
          <w:sz w:val="20"/>
          <w:szCs w:val="20"/>
          <w:rtl w:val="0"/>
        </w:rPr>
        <w:t xml:space="preserve">荷兰农业的先进性不在于单项技术，而在于其系统结构：</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1">
      <w:pPr>
        <w:numPr>
          <w:ilvl w:val="0"/>
          <w:numId w:val="120"/>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温室与设施农业高度标准化</w:t>
      </w:r>
    </w:p>
    <w:p w:rsidR="00000000" w:rsidDel="00000000" w:rsidP="00000000" w:rsidRDefault="00000000" w:rsidRPr="00000000" w14:paraId="000001D2">
      <w:pPr>
        <w:numPr>
          <w:ilvl w:val="0"/>
          <w:numId w:val="12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生物防治、可降解材料、精准环境控制成熟</w:t>
      </w:r>
    </w:p>
    <w:p w:rsidR="00000000" w:rsidDel="00000000" w:rsidP="00000000" w:rsidRDefault="00000000" w:rsidRPr="00000000" w14:paraId="000001D3">
      <w:pPr>
        <w:numPr>
          <w:ilvl w:val="0"/>
          <w:numId w:val="120"/>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农业科研与商业化之间路径清晰</w:t>
      </w:r>
    </w:p>
    <w:p w:rsidR="00000000" w:rsidDel="00000000" w:rsidP="00000000" w:rsidRDefault="00000000" w:rsidRPr="00000000" w14:paraId="000001D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更重要的是，荷兰模式长期处理的是：</w:t>
      </w:r>
    </w:p>
    <w:p w:rsidR="00000000" w:rsidDel="00000000" w:rsidP="00000000" w:rsidRDefault="00000000" w:rsidRPr="00000000" w14:paraId="000001D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在极高投入、极高合规要求下，如何稳定交付等级与质量。</w:t>
      </w:r>
      <w:r w:rsidDel="00000000" w:rsidR="00000000" w:rsidRPr="00000000">
        <w:rPr>
          <w:rtl w:val="0"/>
        </w:rPr>
      </w:r>
    </w:p>
    <w:p w:rsidR="00000000" w:rsidDel="00000000" w:rsidP="00000000" w:rsidRDefault="00000000" w:rsidRPr="00000000" w14:paraId="000001D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这与 Sentinel 面对的高价值作物场景高度一致。</w:t>
      </w:r>
    </w:p>
    <w:p w:rsidR="00000000" w:rsidDel="00000000" w:rsidP="00000000" w:rsidRDefault="00000000" w:rsidRPr="00000000" w14:paraId="000001D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在 V1.3.1 中明确吸收荷兰体系的三点经验：</w:t>
      </w:r>
    </w:p>
    <w:p w:rsidR="00000000" w:rsidDel="00000000" w:rsidP="00000000" w:rsidRDefault="00000000" w:rsidRPr="00000000" w14:paraId="000001D8">
      <w:pPr>
        <w:numPr>
          <w:ilvl w:val="0"/>
          <w:numId w:val="121"/>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决策优先于工具</w:t>
      </w:r>
    </w:p>
    <w:p w:rsidR="00000000" w:rsidDel="00000000" w:rsidP="00000000" w:rsidRDefault="00000000" w:rsidRPr="00000000" w14:paraId="000001D9">
      <w:pPr>
        <w:numPr>
          <w:ilvl w:val="0"/>
          <w:numId w:val="12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过程证据与结果同等重要</w:t>
      </w:r>
    </w:p>
    <w:p w:rsidR="00000000" w:rsidDel="00000000" w:rsidP="00000000" w:rsidRDefault="00000000" w:rsidRPr="00000000" w14:paraId="000001DA">
      <w:pPr>
        <w:numPr>
          <w:ilvl w:val="0"/>
          <w:numId w:val="121"/>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农业系统必须为监管与市场“预留接口”</w:t>
      </w:r>
    </w:p>
    <w:p w:rsidR="00000000" w:rsidDel="00000000" w:rsidP="00000000" w:rsidRDefault="00000000" w:rsidRPr="00000000" w14:paraId="000001DB">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5.5 制度窗口：合规从“成本”变成“生存条件”</w:t>
      </w:r>
    </w:p>
    <w:p w:rsidR="00000000" w:rsidDel="00000000" w:rsidP="00000000" w:rsidRDefault="00000000" w:rsidRPr="00000000" w14:paraId="000001D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 2026 年前后，全球农业制度发生了性质变化：</w:t>
      </w:r>
    </w:p>
    <w:p w:rsidR="00000000" w:rsidDel="00000000" w:rsidP="00000000" w:rsidRDefault="00000000" w:rsidRPr="00000000" w14:paraId="000001DE">
      <w:pPr>
        <w:numPr>
          <w:ilvl w:val="0"/>
          <w:numId w:val="122"/>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美国：FSMA 204 强制批次级追溯</w:t>
      </w:r>
    </w:p>
    <w:p w:rsidR="00000000" w:rsidDel="00000000" w:rsidP="00000000" w:rsidRDefault="00000000" w:rsidRPr="00000000" w14:paraId="000001DF">
      <w:pPr>
        <w:numPr>
          <w:ilvl w:val="0"/>
          <w:numId w:val="122"/>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欧盟：EUDR 等法规将过程合规直接绑定市场准入</w:t>
      </w:r>
    </w:p>
    <w:p w:rsidR="00000000" w:rsidDel="00000000" w:rsidP="00000000" w:rsidRDefault="00000000" w:rsidRPr="00000000" w14:paraId="000001E0">
      <w:pPr>
        <w:numPr>
          <w:ilvl w:val="0"/>
          <w:numId w:val="122"/>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中国：减药减肥与数字监管同步推进</w:t>
      </w:r>
    </w:p>
    <w:p w:rsidR="00000000" w:rsidDel="00000000" w:rsidP="00000000" w:rsidRDefault="00000000" w:rsidRPr="00000000" w14:paraId="000001E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这意味着：</w:t>
      </w:r>
    </w:p>
    <w:p w:rsidR="00000000" w:rsidDel="00000000" w:rsidP="00000000" w:rsidRDefault="00000000" w:rsidRPr="00000000" w14:paraId="000001E2">
      <w:pPr>
        <w:numPr>
          <w:ilvl w:val="0"/>
          <w:numId w:val="123"/>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没有审计链 = 无法进入高价值市场</w:t>
      </w:r>
    </w:p>
    <w:p w:rsidR="00000000" w:rsidDel="00000000" w:rsidP="00000000" w:rsidRDefault="00000000" w:rsidRPr="00000000" w14:paraId="000001E3">
      <w:pPr>
        <w:numPr>
          <w:ilvl w:val="0"/>
          <w:numId w:val="123"/>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没有决策证据 = 无法解释失败责任</w:t>
      </w:r>
    </w:p>
    <w:p w:rsidR="00000000" w:rsidDel="00000000" w:rsidP="00000000" w:rsidRDefault="00000000" w:rsidRPr="00000000" w14:paraId="000001E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合规不再是“锦上添花”，而是 </w:t>
      </w:r>
      <w:r w:rsidDel="00000000" w:rsidR="00000000" w:rsidRPr="00000000">
        <w:rPr>
          <w:rFonts w:ascii="Microsoft Yahei" w:cs="Microsoft Yahei" w:eastAsia="Microsoft Yahei" w:hAnsi="Microsoft Yahei"/>
          <w:b w:val="1"/>
          <w:bCs w:val="1"/>
          <w:sz w:val="20"/>
          <w:szCs w:val="20"/>
          <w:rtl w:val="0"/>
        </w:rPr>
        <w:t xml:space="preserve">系统是否存在的前提条件</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1E5">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5.6 为什么不是更早，也不会更晚</w:t>
      </w:r>
    </w:p>
    <w:p w:rsidR="00000000" w:rsidDel="00000000" w:rsidP="00000000" w:rsidRDefault="00000000" w:rsidRPr="00000000" w14:paraId="000001E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不可能在五年前成立：</w:t>
      </w:r>
    </w:p>
    <w:p w:rsidR="00000000" w:rsidDel="00000000" w:rsidP="00000000" w:rsidRDefault="00000000" w:rsidRPr="00000000" w14:paraId="000001E8">
      <w:pPr>
        <w:numPr>
          <w:ilvl w:val="0"/>
          <w:numId w:val="124"/>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AI 不可持续运行</w:t>
      </w:r>
    </w:p>
    <w:p w:rsidR="00000000" w:rsidDel="00000000" w:rsidP="00000000" w:rsidRDefault="00000000" w:rsidRPr="00000000" w14:paraId="000001E9">
      <w:pPr>
        <w:numPr>
          <w:ilvl w:val="0"/>
          <w:numId w:val="124"/>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感知成本过高</w:t>
      </w:r>
    </w:p>
    <w:p w:rsidR="00000000" w:rsidDel="00000000" w:rsidP="00000000" w:rsidRDefault="00000000" w:rsidRPr="00000000" w14:paraId="000001EA">
      <w:pPr>
        <w:numPr>
          <w:ilvl w:val="0"/>
          <w:numId w:val="124"/>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合规尚未强制</w:t>
      </w:r>
    </w:p>
    <w:p w:rsidR="00000000" w:rsidDel="00000000" w:rsidP="00000000" w:rsidRDefault="00000000" w:rsidRPr="00000000" w14:paraId="000001E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但如果再晚五年：</w:t>
      </w:r>
    </w:p>
    <w:p w:rsidR="00000000" w:rsidDel="00000000" w:rsidP="00000000" w:rsidRDefault="00000000" w:rsidRPr="00000000" w14:paraId="000001EC">
      <w:pPr>
        <w:numPr>
          <w:ilvl w:val="0"/>
          <w:numId w:val="125"/>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决策入口将被平台型企业占据</w:t>
      </w:r>
    </w:p>
    <w:p w:rsidR="00000000" w:rsidDel="00000000" w:rsidP="00000000" w:rsidRDefault="00000000" w:rsidRPr="00000000" w14:paraId="000001ED">
      <w:pPr>
        <w:numPr>
          <w:ilvl w:val="0"/>
          <w:numId w:val="12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农业将被动接受“黑箱合规系统”</w:t>
      </w:r>
    </w:p>
    <w:p w:rsidR="00000000" w:rsidDel="00000000" w:rsidP="00000000" w:rsidRDefault="00000000" w:rsidRPr="00000000" w14:paraId="000001EE">
      <w:pPr>
        <w:numPr>
          <w:ilvl w:val="0"/>
          <w:numId w:val="125"/>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决策权可能从生产端被剥离</w:t>
      </w:r>
    </w:p>
    <w:p w:rsidR="00000000" w:rsidDel="00000000" w:rsidP="00000000" w:rsidRDefault="00000000" w:rsidRPr="00000000" w14:paraId="000001E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V1.3.1 的结论是：</w:t>
      </w:r>
    </w:p>
    <w:p w:rsidR="00000000" w:rsidDel="00000000" w:rsidP="00000000" w:rsidRDefault="00000000" w:rsidRPr="00000000" w14:paraId="000001F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2026 年是农业决策系统的唯一窗口期。</w:t>
      </w:r>
      <w:r w:rsidDel="00000000" w:rsidR="00000000" w:rsidRPr="00000000">
        <w:rPr>
          <w:rtl w:val="0"/>
        </w:rPr>
      </w:r>
    </w:p>
    <w:p w:rsidR="00000000" w:rsidDel="00000000" w:rsidP="00000000" w:rsidRDefault="00000000" w:rsidRPr="00000000" w14:paraId="000001F1">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5.7 本章结论</w:t>
      </w:r>
    </w:p>
    <w:p w:rsidR="00000000" w:rsidDel="00000000" w:rsidP="00000000" w:rsidRDefault="00000000" w:rsidRPr="00000000" w14:paraId="000001F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的出现不是技术浪潮，而是结构必然：</w:t>
      </w:r>
    </w:p>
    <w:p w:rsidR="00000000" w:rsidDel="00000000" w:rsidP="00000000" w:rsidRDefault="00000000" w:rsidRPr="00000000" w14:paraId="000001F4">
      <w:pPr>
        <w:numPr>
          <w:ilvl w:val="0"/>
          <w:numId w:val="12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中国提供</w:t>
      </w:r>
      <w:sdt>
        <w:sdtPr>
          <w:id w:val="192959622"/>
          <w:tag w:val="goog_rdk_19"/>
        </w:sdtPr>
        <w:sdtContent>
          <w:commentRangeStart w:id="16"/>
        </w:sdtContent>
      </w:sdt>
      <w:sdt>
        <w:sdtPr>
          <w:id w:val="2092735674"/>
          <w:tag w:val="goog_rdk_20"/>
        </w:sdtPr>
        <w:sdtContent>
          <w:commentRangeStart w:id="17"/>
        </w:sdtContent>
      </w:sdt>
      <w:r w:rsidDel="00000000" w:rsidR="00000000" w:rsidRPr="00000000">
        <w:rPr>
          <w:rFonts w:ascii="Microsoft Yahei" w:cs="Microsoft Yahei" w:eastAsia="Microsoft Yahei" w:hAnsi="Microsoft Yahei"/>
          <w:sz w:val="20"/>
          <w:szCs w:val="20"/>
          <w:rtl w:val="0"/>
        </w:rPr>
        <w:t xml:space="preserve">规模</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Microsoft Yahei" w:cs="Microsoft Yahei" w:eastAsia="Microsoft Yahei" w:hAnsi="Microsoft Yahei"/>
          <w:sz w:val="20"/>
          <w:szCs w:val="20"/>
          <w:rtl w:val="0"/>
        </w:rPr>
        <w:t xml:space="preserve">与成本</w:t>
      </w:r>
    </w:p>
    <w:p w:rsidR="00000000" w:rsidDel="00000000" w:rsidP="00000000" w:rsidRDefault="00000000" w:rsidRPr="00000000" w14:paraId="000001F5">
      <w:pPr>
        <w:numPr>
          <w:ilvl w:val="0"/>
          <w:numId w:val="12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荷兰提供方法与验证</w:t>
      </w:r>
    </w:p>
    <w:p w:rsidR="00000000" w:rsidDel="00000000" w:rsidP="00000000" w:rsidRDefault="00000000" w:rsidRPr="00000000" w14:paraId="000001F6">
      <w:pPr>
        <w:numPr>
          <w:ilvl w:val="0"/>
          <w:numId w:val="126"/>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全球制度提供刚性需求</w:t>
      </w:r>
    </w:p>
    <w:p w:rsidR="00000000" w:rsidDel="00000000" w:rsidP="00000000" w:rsidRDefault="00000000" w:rsidRPr="00000000" w14:paraId="000001F7">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8">
      <w:pPr>
        <w:spacing w:after="280" w:before="280" w:line="240" w:lineRule="auto"/>
        <w:rPr>
          <w:rFonts w:ascii="Microsoft Yahei" w:cs="Microsoft Yahei" w:eastAsia="Microsoft Yahei" w:hAnsi="Microsoft Yahei"/>
          <w:b w:val="1"/>
          <w:bCs w:val="1"/>
          <w:sz w:val="20"/>
          <w:szCs w:val="20"/>
        </w:rPr>
      </w:pPr>
      <w:bookmarkStart w:colFirst="0" w:colLast="0" w:name="_heading=h.hjuzb0md7148" w:id="5"/>
      <w:bookmarkEnd w:id="5"/>
      <w:r w:rsidDel="00000000" w:rsidR="00000000" w:rsidRPr="00000000">
        <w:rPr>
          <w:rFonts w:ascii="Microsoft Yahei" w:cs="Microsoft Yahei" w:eastAsia="Microsoft Yahei" w:hAnsi="Microsoft Yahei"/>
          <w:b w:val="1"/>
          <w:bCs w:val="1"/>
          <w:sz w:val="20"/>
          <w:szCs w:val="20"/>
          <w:rtl w:val="0"/>
        </w:rPr>
        <w:t xml:space="preserve">第 6 章 Moat</w:t>
      </w:r>
    </w:p>
    <w:p w:rsidR="00000000" w:rsidDel="00000000" w:rsidP="00000000" w:rsidRDefault="00000000" w:rsidRPr="00000000" w14:paraId="000001F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（护城河｜为什么不是别人，也很难被复制）</w:t>
      </w:r>
    </w:p>
    <w:p w:rsidR="00000000" w:rsidDel="00000000" w:rsidP="00000000" w:rsidRDefault="00000000" w:rsidRPr="00000000" w14:paraId="000001FA">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6.1 本章的核心判断</w:t>
      </w:r>
    </w:p>
    <w:p w:rsidR="00000000" w:rsidDel="00000000" w:rsidP="00000000" w:rsidRDefault="00000000" w:rsidRPr="00000000" w14:paraId="000001F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的护城河</w:t>
      </w:r>
      <w:r w:rsidDel="00000000" w:rsidR="00000000" w:rsidRPr="00000000">
        <w:rPr>
          <w:rFonts w:ascii="Microsoft Yahei" w:cs="Microsoft Yahei" w:eastAsia="Microsoft Yahei" w:hAnsi="Microsoft Yahei"/>
          <w:b w:val="1"/>
          <w:bCs w:val="1"/>
          <w:sz w:val="20"/>
          <w:szCs w:val="20"/>
          <w:rtl w:val="0"/>
        </w:rPr>
        <w:t xml:space="preserve">不在模型、不在数据量、不在硬件绑定</w:t>
      </w:r>
      <w:r w:rsidDel="00000000" w:rsidR="00000000" w:rsidRPr="00000000">
        <w:rPr>
          <w:rFonts w:ascii="Microsoft Yahei" w:cs="Microsoft Yahei" w:eastAsia="Microsoft Yahei" w:hAnsi="Microsoft Yahei"/>
          <w:sz w:val="20"/>
          <w:szCs w:val="20"/>
          <w:rtl w:val="0"/>
        </w:rPr>
        <w:t xml:space="preserve">，而在于：</w:t>
      </w:r>
    </w:p>
    <w:p w:rsidR="00000000" w:rsidDel="00000000" w:rsidP="00000000" w:rsidRDefault="00000000" w:rsidRPr="00000000" w14:paraId="000001F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长期、不可补采的“决策—执行—结果—审计”责任链资产。</w:t>
      </w:r>
      <w:r w:rsidDel="00000000" w:rsidR="00000000" w:rsidRPr="00000000">
        <w:rPr>
          <w:rtl w:val="0"/>
        </w:rPr>
      </w:r>
    </w:p>
    <w:p w:rsidR="00000000" w:rsidDel="00000000" w:rsidP="00000000" w:rsidRDefault="00000000" w:rsidRPr="00000000" w14:paraId="000001F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这是一类一旦缺失、就永远无法回溯补齐的系统资产。</w:t>
      </w:r>
    </w:p>
    <w:p w:rsidR="00000000" w:rsidDel="00000000" w:rsidP="00000000" w:rsidRDefault="00000000" w:rsidRPr="00000000" w14:paraId="000001FF">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6.2 农业中最稀缺的不是数据，而是“可承担责任的数据”</w:t>
      </w:r>
    </w:p>
    <w:p w:rsidR="00000000" w:rsidDel="00000000" w:rsidP="00000000" w:rsidRDefault="00000000" w:rsidRPr="00000000" w14:paraId="0000020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农业领域并不缺数据：</w:t>
      </w:r>
    </w:p>
    <w:p w:rsidR="00000000" w:rsidDel="00000000" w:rsidP="00000000" w:rsidRDefault="00000000" w:rsidRPr="00000000" w14:paraId="00000202">
      <w:pPr>
        <w:numPr>
          <w:ilvl w:val="0"/>
          <w:numId w:val="12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图像数据</w:t>
      </w:r>
    </w:p>
    <w:p w:rsidR="00000000" w:rsidDel="00000000" w:rsidP="00000000" w:rsidRDefault="00000000" w:rsidRPr="00000000" w14:paraId="00000203">
      <w:pPr>
        <w:numPr>
          <w:ilvl w:val="0"/>
          <w:numId w:val="12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气象数据</w:t>
      </w:r>
    </w:p>
    <w:p w:rsidR="00000000" w:rsidDel="00000000" w:rsidP="00000000" w:rsidRDefault="00000000" w:rsidRPr="00000000" w14:paraId="00000204">
      <w:pPr>
        <w:numPr>
          <w:ilvl w:val="0"/>
          <w:numId w:val="12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土壤与环境数据</w:t>
      </w:r>
    </w:p>
    <w:p w:rsidR="00000000" w:rsidDel="00000000" w:rsidP="00000000" w:rsidRDefault="00000000" w:rsidRPr="00000000" w14:paraId="0000020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真正稀缺的是以下三者同时成立的数据：</w:t>
      </w:r>
    </w:p>
    <w:p w:rsidR="00000000" w:rsidDel="00000000" w:rsidP="00000000" w:rsidRDefault="00000000" w:rsidRPr="00000000" w14:paraId="00000206">
      <w:pPr>
        <w:numPr>
          <w:ilvl w:val="0"/>
          <w:numId w:val="128"/>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数据产生于真实决策场景</w:t>
      </w:r>
      <w:r w:rsidDel="00000000" w:rsidR="00000000" w:rsidRPr="00000000">
        <w:rPr>
          <w:rtl w:val="0"/>
        </w:rPr>
      </w:r>
    </w:p>
    <w:p w:rsidR="00000000" w:rsidDel="00000000" w:rsidP="00000000" w:rsidRDefault="00000000" w:rsidRPr="00000000" w14:paraId="00000207">
      <w:pPr>
        <w:numPr>
          <w:ilvl w:val="0"/>
          <w:numId w:val="128"/>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数据与明确处方绑定</w:t>
      </w:r>
      <w:r w:rsidDel="00000000" w:rsidR="00000000" w:rsidRPr="00000000">
        <w:rPr>
          <w:rtl w:val="0"/>
        </w:rPr>
      </w:r>
    </w:p>
    <w:p w:rsidR="00000000" w:rsidDel="00000000" w:rsidP="00000000" w:rsidRDefault="00000000" w:rsidRPr="00000000" w14:paraId="00000208">
      <w:pPr>
        <w:numPr>
          <w:ilvl w:val="0"/>
          <w:numId w:val="128"/>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数据可被第三方审计与追责</w:t>
      </w:r>
      <w:r w:rsidDel="00000000" w:rsidR="00000000" w:rsidRPr="00000000">
        <w:rPr>
          <w:rtl w:val="0"/>
        </w:rPr>
      </w:r>
    </w:p>
    <w:p w:rsidR="00000000" w:rsidDel="00000000" w:rsidP="00000000" w:rsidRDefault="00000000" w:rsidRPr="00000000" w14:paraId="0000020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的核心资产不是“看到了什么”，而是：</w:t>
      </w:r>
    </w:p>
    <w:p w:rsidR="00000000" w:rsidDel="00000000" w:rsidP="00000000" w:rsidRDefault="00000000" w:rsidRPr="00000000" w14:paraId="0000020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在什么条件下，为什么做出这个决策，并承担了什么后果。</w:t>
      </w:r>
      <w:r w:rsidDel="00000000" w:rsidR="00000000" w:rsidRPr="00000000">
        <w:rPr>
          <w:rtl w:val="0"/>
        </w:rPr>
      </w:r>
    </w:p>
    <w:p w:rsidR="00000000" w:rsidDel="00000000" w:rsidP="00000000" w:rsidRDefault="00000000" w:rsidRPr="00000000" w14:paraId="0000020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这类数据具有三个不可复制特征：</w:t>
      </w:r>
    </w:p>
    <w:p w:rsidR="00000000" w:rsidDel="00000000" w:rsidP="00000000" w:rsidRDefault="00000000" w:rsidRPr="00000000" w14:paraId="0000020C">
      <w:pPr>
        <w:numPr>
          <w:ilvl w:val="0"/>
          <w:numId w:val="130"/>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只能在真实生产中产生</w:t>
      </w:r>
    </w:p>
    <w:p w:rsidR="00000000" w:rsidDel="00000000" w:rsidP="00000000" w:rsidRDefault="00000000" w:rsidRPr="00000000" w14:paraId="0000020D">
      <w:pPr>
        <w:numPr>
          <w:ilvl w:val="0"/>
          <w:numId w:val="13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只能随时间积累</w:t>
      </w:r>
    </w:p>
    <w:p w:rsidR="00000000" w:rsidDel="00000000" w:rsidP="00000000" w:rsidRDefault="00000000" w:rsidRPr="00000000" w14:paraId="0000020E">
      <w:pPr>
        <w:numPr>
          <w:ilvl w:val="0"/>
          <w:numId w:val="130"/>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不能通过回放或仿真补采</w:t>
      </w:r>
    </w:p>
    <w:p w:rsidR="00000000" w:rsidDel="00000000" w:rsidP="00000000" w:rsidRDefault="00000000" w:rsidRPr="00000000" w14:paraId="0000020F">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6.3 五段闭环带来的时间型护城河</w:t>
      </w:r>
    </w:p>
    <w:p w:rsidR="00000000" w:rsidDel="00000000" w:rsidP="00000000" w:rsidRDefault="00000000" w:rsidRPr="00000000" w14:paraId="0000021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的五段闭环（感知 → 推理 → 处方 → 执行 → 审计）并不是功能列表，而是 </w:t>
      </w:r>
      <w:r w:rsidDel="00000000" w:rsidR="00000000" w:rsidRPr="00000000">
        <w:rPr>
          <w:rFonts w:ascii="Microsoft Yahei" w:cs="Microsoft Yahei" w:eastAsia="Microsoft Yahei" w:hAnsi="Microsoft Yahei"/>
          <w:b w:val="1"/>
          <w:bCs w:val="1"/>
          <w:sz w:val="20"/>
          <w:szCs w:val="20"/>
          <w:rtl w:val="0"/>
        </w:rPr>
        <w:t xml:space="preserve">时间结构</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21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每一个闭环周期都会产生：</w:t>
      </w:r>
    </w:p>
    <w:p w:rsidR="00000000" w:rsidDel="00000000" w:rsidP="00000000" w:rsidRDefault="00000000" w:rsidRPr="00000000" w14:paraId="00000213">
      <w:pPr>
        <w:numPr>
          <w:ilvl w:val="0"/>
          <w:numId w:val="131"/>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新的处方样本</w:t>
      </w:r>
    </w:p>
    <w:p w:rsidR="00000000" w:rsidDel="00000000" w:rsidP="00000000" w:rsidRDefault="00000000" w:rsidRPr="00000000" w14:paraId="00000214">
      <w:pPr>
        <w:numPr>
          <w:ilvl w:val="0"/>
          <w:numId w:val="13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新的执行偏差记录</w:t>
      </w:r>
    </w:p>
    <w:p w:rsidR="00000000" w:rsidDel="00000000" w:rsidP="00000000" w:rsidRDefault="00000000" w:rsidRPr="00000000" w14:paraId="00000215">
      <w:pPr>
        <w:numPr>
          <w:ilvl w:val="0"/>
          <w:numId w:val="131"/>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新的审计结论</w:t>
      </w:r>
    </w:p>
    <w:p w:rsidR="00000000" w:rsidDel="00000000" w:rsidP="00000000" w:rsidRDefault="00000000" w:rsidRPr="00000000" w14:paraId="0000021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这些数据不是横向可扩展的，而是 </w:t>
      </w:r>
      <w:r w:rsidDel="00000000" w:rsidR="00000000" w:rsidRPr="00000000">
        <w:rPr>
          <w:rFonts w:ascii="Microsoft Yahei" w:cs="Microsoft Yahei" w:eastAsia="Microsoft Yahei" w:hAnsi="Microsoft Yahei"/>
          <w:b w:val="1"/>
          <w:bCs w:val="1"/>
          <w:sz w:val="20"/>
          <w:szCs w:val="20"/>
          <w:rtl w:val="0"/>
        </w:rPr>
        <w:t xml:space="preserve">纵向叠加的</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21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这意味着：</w:t>
      </w:r>
    </w:p>
    <w:p w:rsidR="00000000" w:rsidDel="00000000" w:rsidP="00000000" w:rsidRDefault="00000000" w:rsidRPr="00000000" w14:paraId="00000218">
      <w:pPr>
        <w:numPr>
          <w:ilvl w:val="0"/>
          <w:numId w:val="132"/>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后进入者即便技术相同</w:t>
      </w:r>
    </w:p>
    <w:p w:rsidR="00000000" w:rsidDel="00000000" w:rsidP="00000000" w:rsidRDefault="00000000" w:rsidRPr="00000000" w14:paraId="00000219">
      <w:pPr>
        <w:numPr>
          <w:ilvl w:val="0"/>
          <w:numId w:val="132"/>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也无法跳过前几年的决策历史</w:t>
      </w:r>
    </w:p>
    <w:p w:rsidR="00000000" w:rsidDel="00000000" w:rsidP="00000000" w:rsidRDefault="00000000" w:rsidRPr="00000000" w14:paraId="0000021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的优势不是“起点领先”，而是 </w:t>
      </w:r>
      <w:r w:rsidDel="00000000" w:rsidR="00000000" w:rsidRPr="00000000">
        <w:rPr>
          <w:rFonts w:ascii="Microsoft Yahei" w:cs="Microsoft Yahei" w:eastAsia="Microsoft Yahei" w:hAnsi="Microsoft Yahei"/>
          <w:b w:val="1"/>
          <w:bCs w:val="1"/>
          <w:sz w:val="20"/>
          <w:szCs w:val="20"/>
          <w:rtl w:val="0"/>
        </w:rPr>
        <w:t xml:space="preserve">路径依赖</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21B">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6.4 主动式系统与被动系统的分水岭</w:t>
      </w:r>
    </w:p>
    <w:p w:rsidR="00000000" w:rsidDel="00000000" w:rsidP="00000000" w:rsidRDefault="00000000" w:rsidRPr="00000000" w14:paraId="0000021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被动系统的问题不在体验，而在资产生成能力：</w:t>
      </w:r>
    </w:p>
    <w:p w:rsidR="00000000" w:rsidDel="00000000" w:rsidP="00000000" w:rsidRDefault="00000000" w:rsidRPr="00000000" w14:paraId="0000021E">
      <w:pPr>
        <w:numPr>
          <w:ilvl w:val="0"/>
          <w:numId w:val="133"/>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只有被问时才响应</w:t>
      </w:r>
    </w:p>
    <w:p w:rsidR="00000000" w:rsidDel="00000000" w:rsidP="00000000" w:rsidRDefault="00000000" w:rsidRPr="00000000" w14:paraId="0000021F">
      <w:pPr>
        <w:numPr>
          <w:ilvl w:val="0"/>
          <w:numId w:val="133"/>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决策触发频率低</w:t>
      </w:r>
    </w:p>
    <w:p w:rsidR="00000000" w:rsidDel="00000000" w:rsidP="00000000" w:rsidRDefault="00000000" w:rsidRPr="00000000" w14:paraId="00000220">
      <w:pPr>
        <w:numPr>
          <w:ilvl w:val="0"/>
          <w:numId w:val="133"/>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无法覆盖“没被问但最危险”的窗口期</w:t>
      </w:r>
    </w:p>
    <w:p w:rsidR="00000000" w:rsidDel="00000000" w:rsidP="00000000" w:rsidRDefault="00000000" w:rsidRPr="00000000" w14:paraId="0000022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的主动式系统具备两个关键效果：</w:t>
      </w:r>
    </w:p>
    <w:p w:rsidR="00000000" w:rsidDel="00000000" w:rsidP="00000000" w:rsidRDefault="00000000" w:rsidRPr="00000000" w14:paraId="00000222">
      <w:pPr>
        <w:numPr>
          <w:ilvl w:val="0"/>
          <w:numId w:val="134"/>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显著提高决策密度</w:t>
      </w:r>
      <w:r w:rsidDel="00000000" w:rsidR="00000000" w:rsidRPr="00000000">
        <w:rPr>
          <w:rtl w:val="0"/>
        </w:rPr>
      </w:r>
    </w:p>
    <w:p w:rsidR="00000000" w:rsidDel="00000000" w:rsidP="00000000" w:rsidRDefault="00000000" w:rsidRPr="00000000" w14:paraId="00000223">
      <w:pPr>
        <w:numPr>
          <w:ilvl w:val="0"/>
          <w:numId w:val="134"/>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系统性捕捉失败样本</w:t>
      </w:r>
      <w:r w:rsidDel="00000000" w:rsidR="00000000" w:rsidRPr="00000000">
        <w:rPr>
          <w:rtl w:val="0"/>
        </w:rPr>
      </w:r>
    </w:p>
    <w:p w:rsidR="00000000" w:rsidDel="00000000" w:rsidP="00000000" w:rsidRDefault="00000000" w:rsidRPr="00000000" w14:paraId="0000022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失败样本在农业中尤为珍贵，因为：</w:t>
      </w:r>
    </w:p>
    <w:p w:rsidR="00000000" w:rsidDel="00000000" w:rsidP="00000000" w:rsidRDefault="00000000" w:rsidRPr="00000000" w14:paraId="00000225">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成功往往不可复现，失败却高度可解释。</w:t>
      </w:r>
    </w:p>
    <w:p w:rsidR="00000000" w:rsidDel="00000000" w:rsidP="00000000" w:rsidRDefault="00000000" w:rsidRPr="00000000" w14:paraId="0000022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这使 Sentinel 的学习曲线</w:t>
      </w:r>
      <w:sdt>
        <w:sdtPr>
          <w:id w:val="-650575789"/>
          <w:tag w:val="goog_rdk_21"/>
        </w:sdtPr>
        <w:sdtContent>
          <w:commentRangeStart w:id="18"/>
        </w:sdtContent>
      </w:sdt>
      <w:sdt>
        <w:sdtPr>
          <w:id w:val="-1175067918"/>
          <w:tag w:val="goog_rdk_22"/>
        </w:sdtPr>
        <w:sdtContent>
          <w:commentRangeStart w:id="19"/>
        </w:sdtContent>
      </w:sdt>
      <w:r w:rsidDel="00000000" w:rsidR="00000000" w:rsidRPr="00000000">
        <w:rPr>
          <w:rFonts w:ascii="Microsoft Yahei" w:cs="Microsoft Yahei" w:eastAsia="Microsoft Yahei" w:hAnsi="Microsoft Yahei"/>
          <w:sz w:val="20"/>
          <w:szCs w:val="20"/>
          <w:rtl w:val="0"/>
        </w:rPr>
        <w:t xml:space="preserve"> </w:t>
      </w:r>
      <w:r w:rsidDel="00000000" w:rsidR="00000000" w:rsidRPr="00000000">
        <w:rPr>
          <w:rFonts w:ascii="Microsoft Yahei" w:cs="Microsoft Yahei" w:eastAsia="Microsoft Yahei" w:hAnsi="Microsoft Yahei"/>
          <w:b w:val="1"/>
          <w:bCs w:val="1"/>
          <w:sz w:val="20"/>
          <w:szCs w:val="20"/>
          <w:rtl w:val="0"/>
        </w:rPr>
        <w:t xml:space="preserve">向失败倾斜</w:t>
      </w:r>
      <w:commentRangeEnd w:id="18"/>
      <w:r w:rsidDel="00000000" w:rsidR="00000000" w:rsidRPr="00000000">
        <w:commentReference w:id="18"/>
      </w:r>
      <w:commentRangeEnd w:id="19"/>
      <w:r w:rsidDel="00000000" w:rsidR="00000000" w:rsidRPr="00000000">
        <w:commentReference w:id="19"/>
      </w:r>
      <w:r w:rsidDel="00000000" w:rsidR="00000000" w:rsidRPr="00000000">
        <w:rPr>
          <w:rFonts w:ascii="Microsoft Yahei" w:cs="Microsoft Yahei" w:eastAsia="Microsoft Yahei" w:hAnsi="Microsoft Yahei"/>
          <w:sz w:val="20"/>
          <w:szCs w:val="20"/>
          <w:rtl w:val="0"/>
        </w:rPr>
        <w:t xml:space="preserve">，而不是只堆成功案例。</w:t>
      </w:r>
    </w:p>
    <w:p w:rsidR="00000000" w:rsidDel="00000000" w:rsidP="00000000" w:rsidRDefault="00000000" w:rsidRPr="00000000" w14:paraId="00000227">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6.5 终端中立反而加深护城河</w:t>
      </w:r>
    </w:p>
    <w:p w:rsidR="00000000" w:rsidDel="00000000" w:rsidP="00000000" w:rsidRDefault="00000000" w:rsidRPr="00000000" w14:paraId="0000022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表面上看，终端中立降低了控制力，实际上它带来三个护城河效应：</w:t>
      </w:r>
    </w:p>
    <w:p w:rsidR="00000000" w:rsidDel="00000000" w:rsidP="00000000" w:rsidRDefault="00000000" w:rsidRPr="00000000" w14:paraId="0000022A">
      <w:pPr>
        <w:numPr>
          <w:ilvl w:val="0"/>
          <w:numId w:val="135"/>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避免被硬件路径锁死</w:t>
      </w:r>
      <w:r w:rsidDel="00000000" w:rsidR="00000000" w:rsidRPr="00000000">
        <w:rPr>
          <w:rtl w:val="0"/>
        </w:rPr>
      </w:r>
    </w:p>
    <w:p w:rsidR="00000000" w:rsidDel="00000000" w:rsidP="00000000" w:rsidRDefault="00000000" w:rsidRPr="00000000" w14:paraId="0000022B">
      <w:pPr>
        <w:numPr>
          <w:ilvl w:val="0"/>
          <w:numId w:val="13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可以跨区域、跨作物快速复制</w:t>
      </w:r>
      <w:r w:rsidDel="00000000" w:rsidR="00000000" w:rsidRPr="00000000">
        <w:rPr>
          <w:rtl w:val="0"/>
        </w:rPr>
      </w:r>
    </w:p>
    <w:p w:rsidR="00000000" w:rsidDel="00000000" w:rsidP="00000000" w:rsidRDefault="00000000" w:rsidRPr="00000000" w14:paraId="0000022C">
      <w:pPr>
        <w:numPr>
          <w:ilvl w:val="0"/>
          <w:numId w:val="135"/>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更容易成为行业标准层</w:t>
      </w:r>
      <w:r w:rsidDel="00000000" w:rsidR="00000000" w:rsidRPr="00000000">
        <w:rPr>
          <w:rtl w:val="0"/>
        </w:rPr>
      </w:r>
    </w:p>
    <w:p w:rsidR="00000000" w:rsidDel="00000000" w:rsidP="00000000" w:rsidRDefault="00000000" w:rsidRPr="00000000" w14:paraId="0000022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不需要赢得硬件战争，只需要：</w:t>
      </w:r>
    </w:p>
    <w:p w:rsidR="00000000" w:rsidDel="00000000" w:rsidP="00000000" w:rsidRDefault="00000000" w:rsidRPr="00000000" w14:paraId="0000022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成为所有执行工具必须对接的“责任接口”。</w:t>
      </w:r>
    </w:p>
    <w:p w:rsidR="00000000" w:rsidDel="00000000" w:rsidP="00000000" w:rsidRDefault="00000000" w:rsidRPr="00000000" w14:paraId="0000022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一旦处方与审计成为市场或监管认可的标准，</w:t>
        <w:br w:type="textWrapping"/>
        <w:t xml:space="preserve">执行端会主动适配 Sentinel，而不是相反。</w:t>
      </w:r>
    </w:p>
    <w:p w:rsidR="00000000" w:rsidDel="00000000" w:rsidP="00000000" w:rsidRDefault="00000000" w:rsidRPr="00000000" w14:paraId="00000230">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6.6 激励相容的商业结构本身是护城河</w:t>
      </w:r>
    </w:p>
    <w:p w:rsidR="00000000" w:rsidDel="00000000" w:rsidP="00000000" w:rsidRDefault="00000000" w:rsidRPr="00000000" w14:paraId="0000023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不按“使用次数”收费，而按：</w:t>
      </w:r>
    </w:p>
    <w:p w:rsidR="00000000" w:rsidDel="00000000" w:rsidP="00000000" w:rsidRDefault="00000000" w:rsidRPr="00000000" w14:paraId="00000233">
      <w:pPr>
        <w:numPr>
          <w:ilvl w:val="0"/>
          <w:numId w:val="13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包季</w:t>
      </w:r>
    </w:p>
    <w:p w:rsidR="00000000" w:rsidDel="00000000" w:rsidP="00000000" w:rsidRDefault="00000000" w:rsidRPr="00000000" w14:paraId="00000234">
      <w:pPr>
        <w:numPr>
          <w:ilvl w:val="0"/>
          <w:numId w:val="13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托管</w:t>
      </w:r>
    </w:p>
    <w:p w:rsidR="00000000" w:rsidDel="00000000" w:rsidP="00000000" w:rsidRDefault="00000000" w:rsidRPr="00000000" w14:paraId="00000235">
      <w:pPr>
        <w:numPr>
          <w:ilvl w:val="0"/>
          <w:numId w:val="136"/>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分润</w:t>
      </w:r>
    </w:p>
    <w:p w:rsidR="00000000" w:rsidDel="00000000" w:rsidP="00000000" w:rsidRDefault="00000000" w:rsidRPr="00000000" w14:paraId="0000023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这意味着 Sentinel 的收入与以下结果绑定：</w:t>
      </w:r>
    </w:p>
    <w:p w:rsidR="00000000" w:rsidDel="00000000" w:rsidP="00000000" w:rsidRDefault="00000000" w:rsidRPr="00000000" w14:paraId="00000237">
      <w:pPr>
        <w:numPr>
          <w:ilvl w:val="0"/>
          <w:numId w:val="13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客户是否持续经营</w:t>
      </w:r>
    </w:p>
    <w:p w:rsidR="00000000" w:rsidDel="00000000" w:rsidP="00000000" w:rsidRDefault="00000000" w:rsidRPr="00000000" w14:paraId="00000238">
      <w:pPr>
        <w:numPr>
          <w:ilvl w:val="0"/>
          <w:numId w:val="13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是否避免重大失误</w:t>
      </w:r>
    </w:p>
    <w:p w:rsidR="00000000" w:rsidDel="00000000" w:rsidP="00000000" w:rsidRDefault="00000000" w:rsidRPr="00000000" w14:paraId="00000239">
      <w:pPr>
        <w:numPr>
          <w:ilvl w:val="0"/>
          <w:numId w:val="13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是否能通过审计</w:t>
      </w:r>
    </w:p>
    <w:p w:rsidR="00000000" w:rsidDel="00000000" w:rsidP="00000000" w:rsidRDefault="00000000" w:rsidRPr="00000000" w14:paraId="0000023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这种模式天然排斥短期套利型竞争者，因为：</w:t>
      </w:r>
    </w:p>
    <w:p w:rsidR="00000000" w:rsidDel="00000000" w:rsidP="00000000" w:rsidRDefault="00000000" w:rsidRPr="00000000" w14:paraId="0000023B">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任何“卖工具即走”的模式，都无法承担跨季责任。</w:t>
      </w:r>
    </w:p>
    <w:p w:rsidR="00000000" w:rsidDel="00000000" w:rsidP="00000000" w:rsidRDefault="00000000" w:rsidRPr="00000000" w14:paraId="0000023C">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6.7 审计资产的外部锁定效应</w:t>
      </w:r>
    </w:p>
    <w:p w:rsidR="00000000" w:rsidDel="00000000" w:rsidP="00000000" w:rsidRDefault="00000000" w:rsidRPr="00000000" w14:paraId="0000023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一旦 Sentinel 的审计结果被以下对象采信：</w:t>
      </w:r>
    </w:p>
    <w:p w:rsidR="00000000" w:rsidDel="00000000" w:rsidP="00000000" w:rsidRDefault="00000000" w:rsidRPr="00000000" w14:paraId="0000023F">
      <w:pPr>
        <w:numPr>
          <w:ilvl w:val="0"/>
          <w:numId w:val="138"/>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采购方</w:t>
      </w:r>
    </w:p>
    <w:p w:rsidR="00000000" w:rsidDel="00000000" w:rsidP="00000000" w:rsidRDefault="00000000" w:rsidRPr="00000000" w14:paraId="00000240">
      <w:pPr>
        <w:numPr>
          <w:ilvl w:val="0"/>
          <w:numId w:val="138"/>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保险方</w:t>
      </w:r>
    </w:p>
    <w:p w:rsidR="00000000" w:rsidDel="00000000" w:rsidP="00000000" w:rsidRDefault="00000000" w:rsidRPr="00000000" w14:paraId="00000241">
      <w:pPr>
        <w:numPr>
          <w:ilvl w:val="0"/>
          <w:numId w:val="138"/>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金融机构</w:t>
      </w:r>
    </w:p>
    <w:p w:rsidR="00000000" w:rsidDel="00000000" w:rsidP="00000000" w:rsidRDefault="00000000" w:rsidRPr="00000000" w14:paraId="00000242">
      <w:pPr>
        <w:numPr>
          <w:ilvl w:val="0"/>
          <w:numId w:val="138"/>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监管或认证体系</w:t>
      </w:r>
    </w:p>
    <w:p w:rsidR="00000000" w:rsidDel="00000000" w:rsidP="00000000" w:rsidRDefault="00000000" w:rsidRPr="00000000" w14:paraId="0000024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系统的护城河将不再来自技术，而来自 </w:t>
      </w:r>
      <w:r w:rsidDel="00000000" w:rsidR="00000000" w:rsidRPr="00000000">
        <w:rPr>
          <w:rFonts w:ascii="Microsoft Yahei" w:cs="Microsoft Yahei" w:eastAsia="Microsoft Yahei" w:hAnsi="Microsoft Yahei"/>
          <w:b w:val="1"/>
          <w:bCs w:val="1"/>
          <w:sz w:val="20"/>
          <w:szCs w:val="20"/>
          <w:rtl w:val="0"/>
        </w:rPr>
        <w:t xml:space="preserve">制度嵌入</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24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此时竞争的门槛不再是：</w:t>
      </w:r>
    </w:p>
    <w:p w:rsidR="00000000" w:rsidDel="00000000" w:rsidP="00000000" w:rsidRDefault="00000000" w:rsidRPr="00000000" w14:paraId="00000245">
      <w:pPr>
        <w:numPr>
          <w:ilvl w:val="0"/>
          <w:numId w:val="139"/>
        </w:numPr>
        <w:spacing w:after="28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能不能做系统</w:t>
      </w:r>
    </w:p>
    <w:p w:rsidR="00000000" w:rsidDel="00000000" w:rsidP="00000000" w:rsidRDefault="00000000" w:rsidRPr="00000000" w14:paraId="0000024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而是：</w:t>
      </w:r>
    </w:p>
    <w:p w:rsidR="00000000" w:rsidDel="00000000" w:rsidP="00000000" w:rsidRDefault="00000000" w:rsidRPr="00000000" w14:paraId="00000247">
      <w:pPr>
        <w:numPr>
          <w:ilvl w:val="0"/>
          <w:numId w:val="141"/>
        </w:numPr>
        <w:spacing w:after="28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能不能被制度承认</w:t>
      </w:r>
      <w:r w:rsidDel="00000000" w:rsidR="00000000" w:rsidRPr="00000000">
        <w:rPr>
          <w:rtl w:val="0"/>
        </w:rPr>
      </w:r>
    </w:p>
    <w:p w:rsidR="00000000" w:rsidDel="00000000" w:rsidP="00000000" w:rsidRDefault="00000000" w:rsidRPr="00000000" w14:paraId="00000248">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6.8 本章结论</w:t>
      </w:r>
    </w:p>
    <w:p w:rsidR="00000000" w:rsidDel="00000000" w:rsidP="00000000" w:rsidRDefault="00000000" w:rsidRPr="00000000" w14:paraId="0000024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的护城河不是“做得更好”，而是：</w:t>
      </w:r>
    </w:p>
    <w:p w:rsidR="00000000" w:rsidDel="00000000" w:rsidP="00000000" w:rsidRDefault="00000000" w:rsidRPr="00000000" w14:paraId="0000024B">
      <w:pPr>
        <w:numPr>
          <w:ilvl w:val="0"/>
          <w:numId w:val="142"/>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更早进入责任链</w:t>
      </w:r>
    </w:p>
    <w:p w:rsidR="00000000" w:rsidDel="00000000" w:rsidP="00000000" w:rsidRDefault="00000000" w:rsidRPr="00000000" w14:paraId="0000024C">
      <w:pPr>
        <w:numPr>
          <w:ilvl w:val="0"/>
          <w:numId w:val="142"/>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更深绑定真实决策</w:t>
      </w:r>
    </w:p>
    <w:p w:rsidR="00000000" w:rsidDel="00000000" w:rsidP="00000000" w:rsidRDefault="00000000" w:rsidRPr="00000000" w14:paraId="0000024D">
      <w:pPr>
        <w:numPr>
          <w:ilvl w:val="0"/>
          <w:numId w:val="142"/>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更久积累不可逆资产</w:t>
      </w:r>
    </w:p>
    <w:p w:rsidR="00000000" w:rsidDel="00000000" w:rsidP="00000000" w:rsidRDefault="00000000" w:rsidRPr="00000000" w14:paraId="0000024E">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3"/>
        <w:rPr>
          <w:rFonts w:ascii="Microsoft Yahei" w:cs="Microsoft Yahei" w:eastAsia="Microsoft Yahei" w:hAnsi="Microsoft Yahei"/>
          <w:sz w:val="20"/>
          <w:szCs w:val="20"/>
        </w:rPr>
      </w:pPr>
      <w:bookmarkStart w:colFirst="0" w:colLast="0" w:name="_heading=h.pynz3ppkraem" w:id="6"/>
      <w:bookmarkEnd w:id="6"/>
      <w:r w:rsidDel="00000000" w:rsidR="00000000" w:rsidRPr="00000000">
        <w:rPr>
          <w:rFonts w:ascii="Microsoft Yahei" w:cs="Microsoft Yahei" w:eastAsia="Microsoft Yahei" w:hAnsi="Microsoft Yahei"/>
          <w:sz w:val="20"/>
          <w:szCs w:val="20"/>
          <w:rtl w:val="0"/>
        </w:rPr>
        <w:t xml:space="preserve">第 7 章 Business Model</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（商业模式｜钱从哪里来，为什么能持续）</w:t>
      </w:r>
    </w:p>
    <w:p w:rsidR="00000000" w:rsidDel="00000000" w:rsidP="00000000" w:rsidRDefault="00000000" w:rsidRPr="00000000" w14:paraId="00000251">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7.1 本章的核心判断</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的商业模式不是“卖工具”，而是：</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为高不确定性下的关键决策承担结构化责任，并从被避免的失败与被解锁的收入中取回价值。</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这决定了 Sentinel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不能、也不应该</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采用传统 SaaS 的收费逻辑。</w:t>
      </w:r>
    </w:p>
    <w:p w:rsidR="00000000" w:rsidDel="00000000" w:rsidP="00000000" w:rsidRDefault="00000000" w:rsidRPr="00000000" w14:paraId="0000025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7.2 为什么“按功能收费”在农业中必然失败</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在农业场景中，按功能或使用量收费会带来三个系统性问题：</w:t>
      </w:r>
    </w:p>
    <w:p w:rsidR="00000000" w:rsidDel="00000000" w:rsidP="00000000" w:rsidRDefault="00000000" w:rsidRPr="00000000" w14:paraId="00000259">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激励错配</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系统的收入来自“多用一次”，而不是“少犯一次大错”</w:t>
      </w:r>
    </w:p>
    <w:p w:rsidR="00000000" w:rsidDel="00000000" w:rsidP="00000000" w:rsidRDefault="00000000" w:rsidRPr="00000000" w14:paraId="0000025B">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鼓励过度操作，而非审慎决策</w:t>
      </w:r>
    </w:p>
    <w:p w:rsidR="00000000" w:rsidDel="00000000" w:rsidP="00000000" w:rsidRDefault="00000000" w:rsidRPr="00000000" w14:paraId="0000025C">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无法覆盖失败责任</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决策错误的后果往往在数周或数月后才显现</w:t>
      </w:r>
    </w:p>
    <w:p w:rsidR="00000000" w:rsidDel="00000000" w:rsidP="00000000" w:rsidRDefault="00000000" w:rsidRPr="00000000" w14:paraId="0000025E">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单次付费无法承担跨周期风险</w:t>
      </w:r>
    </w:p>
    <w:p w:rsidR="00000000" w:rsidDel="00000000" w:rsidP="00000000" w:rsidRDefault="00000000" w:rsidRPr="00000000" w14:paraId="0000025F">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客户心理账户不接受</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农户愿意为“保险”付费</w:t>
      </w:r>
    </w:p>
    <w:p w:rsidR="00000000" w:rsidDel="00000000" w:rsidP="00000000" w:rsidRDefault="00000000" w:rsidRPr="00000000" w14:paraId="00000261">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不愿为“建议工具”持续付费</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V1.2 已明确：</w:t>
        <w:br w:type="textWrapping"/>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农业中的付费意愿只存在于“结果相关”而非“过程展示”。</w:t>
      </w:r>
      <w:r w:rsidDel="00000000" w:rsidR="00000000" w:rsidRPr="00000000">
        <w:rPr>
          <w:rtl w:val="0"/>
        </w:rPr>
      </w:r>
    </w:p>
    <w:p w:rsidR="00000000" w:rsidDel="00000000" w:rsidP="00000000" w:rsidRDefault="00000000" w:rsidRPr="00000000" w14:paraId="00000263">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7.3 Sentinel 的三层商业结构（L1 / L2 / L3）</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的商业模式与产品层级严格对齐，形成自然升级路径。</w:t>
      </w:r>
    </w:p>
    <w:p w:rsidR="00000000" w:rsidDel="00000000" w:rsidP="00000000" w:rsidRDefault="00000000" w:rsidRPr="00000000" w14:paraId="0000026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7.3.1 L1：决策入口层（Free / 极低价）</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目标不是变现，而是三件事：</w:t>
      </w:r>
    </w:p>
    <w:p w:rsidR="00000000" w:rsidDel="00000000" w:rsidP="00000000" w:rsidRDefault="00000000" w:rsidRPr="00000000" w14:paraId="00000269">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建立决策习惯</w:t>
      </w:r>
    </w:p>
    <w:p w:rsidR="00000000" w:rsidDel="00000000" w:rsidP="00000000" w:rsidRDefault="00000000" w:rsidRPr="00000000" w14:paraId="0000026A">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获取真实决策上下文</w:t>
      </w:r>
    </w:p>
    <w:p w:rsidR="00000000" w:rsidDel="00000000" w:rsidP="00000000" w:rsidRDefault="00000000" w:rsidRPr="00000000" w14:paraId="0000026B">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验证主动式系统的触达能力</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L1 不承诺结果，也不承担责任，是系统的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数据与信任入口</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D">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7.3.2 L2：托管式决策服务（包季 / 包年）</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L2 是 Sentinel 的核心收入来源之一，特征包括：</w:t>
      </w:r>
    </w:p>
    <w:p w:rsidR="00000000" w:rsidDel="00000000" w:rsidP="00000000" w:rsidRDefault="00000000" w:rsidRPr="00000000" w14:paraId="00000270">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覆盖完整生产周期</w:t>
      </w:r>
    </w:p>
    <w:p w:rsidR="00000000" w:rsidDel="00000000" w:rsidP="00000000" w:rsidRDefault="00000000" w:rsidRPr="00000000" w14:paraId="00000271">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明确处方责任边界</w:t>
      </w:r>
    </w:p>
    <w:p w:rsidR="00000000" w:rsidDel="00000000" w:rsidP="00000000" w:rsidRDefault="00000000" w:rsidRPr="00000000" w14:paraId="00000272">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提供基础审计与复盘</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收费逻辑不是“用了多少”，而是：</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“在这个周期内，系统持续站在你这边。”</w:t>
      </w:r>
      <w:r w:rsidDel="00000000" w:rsidR="00000000" w:rsidRPr="00000000">
        <w:rPr>
          <w:rtl w:val="0"/>
        </w:rPr>
      </w:r>
    </w:p>
    <w:p w:rsidR="00000000" w:rsidDel="00000000" w:rsidP="00000000" w:rsidRDefault="00000000" w:rsidRPr="00000000" w14:paraId="00000275">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7.3.3 L3：审计与收入绑定层（分润 / 对赌）</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L3 只在三个条件同时满足时开放：</w:t>
      </w:r>
    </w:p>
    <w:p w:rsidR="00000000" w:rsidDel="00000000" w:rsidP="00000000" w:rsidRDefault="00000000" w:rsidRPr="00000000" w14:paraId="00000278">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可审计的处方执行</w:t>
      </w:r>
    </w:p>
    <w:p w:rsidR="00000000" w:rsidDel="00000000" w:rsidP="00000000" w:rsidRDefault="00000000" w:rsidRPr="00000000" w14:paraId="00000279">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清晰的等级或收入对照</w:t>
      </w:r>
    </w:p>
    <w:p w:rsidR="00000000" w:rsidDel="00000000" w:rsidP="00000000" w:rsidRDefault="00000000" w:rsidRPr="00000000" w14:paraId="0000027A">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第三方采信的结果指标</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 L3 中，Sentinel 的收入来自：</w:t>
      </w:r>
    </w:p>
    <w:p w:rsidR="00000000" w:rsidDel="00000000" w:rsidP="00000000" w:rsidRDefault="00000000" w:rsidRPr="00000000" w14:paraId="0000027C">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等级溢价的一部分</w:t>
      </w:r>
    </w:p>
    <w:p w:rsidR="00000000" w:rsidDel="00000000" w:rsidP="00000000" w:rsidRDefault="00000000" w:rsidRPr="00000000" w14:paraId="0000027D">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避免重大损失的价值分成</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这使 Sentinel 与客户形成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强激励一致</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F">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客户赚得越多，Sentinel 才赚</w:t>
      </w:r>
    </w:p>
    <w:p w:rsidR="00000000" w:rsidDel="00000000" w:rsidP="00000000" w:rsidRDefault="00000000" w:rsidRPr="00000000" w14:paraId="00000280">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系统失败，Sentinel 直接受损</w:t>
      </w:r>
    </w:p>
    <w:p w:rsidR="00000000" w:rsidDel="00000000" w:rsidP="00000000" w:rsidRDefault="00000000" w:rsidRPr="00000000" w14:paraId="00000281">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7.4 为什么这种模式可以规模化</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直觉上看，责任绑定会限制规模，但事实相反。</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规模化的前提不是“责任稀释”，而是：</w:t>
      </w:r>
    </w:p>
    <w:p w:rsidR="00000000" w:rsidDel="00000000" w:rsidP="00000000" w:rsidRDefault="00000000" w:rsidRPr="00000000" w14:paraId="00000285">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责任被结构化</w:t>
      </w:r>
    </w:p>
    <w:p w:rsidR="00000000" w:rsidDel="00000000" w:rsidP="00000000" w:rsidRDefault="00000000" w:rsidRPr="00000000" w14:paraId="00000286">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边界被清晰定义</w:t>
      </w:r>
    </w:p>
    <w:p w:rsidR="00000000" w:rsidDel="00000000" w:rsidP="00000000" w:rsidRDefault="00000000" w:rsidRPr="00000000" w14:paraId="00000287">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审计可自动化生成</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随着系统成熟：</w:t>
      </w:r>
    </w:p>
    <w:p w:rsidR="00000000" w:rsidDel="00000000" w:rsidP="00000000" w:rsidRDefault="00000000" w:rsidRPr="00000000" w14:paraId="0000028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单位决策成本下降</w:t>
      </w:r>
    </w:p>
    <w:p w:rsidR="00000000" w:rsidDel="00000000" w:rsidP="00000000" w:rsidRDefault="00000000" w:rsidRPr="00000000" w14:paraId="0000028A">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单位责任判断更清晰</w:t>
      </w:r>
    </w:p>
    <w:p w:rsidR="00000000" w:rsidDel="00000000" w:rsidP="00000000" w:rsidRDefault="00000000" w:rsidRPr="00000000" w14:paraId="0000028B">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跨作物、跨区域复制更快</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这使 Sentinel 能在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不增加线性风险</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 的情况下扩展收入。</w:t>
      </w:r>
    </w:p>
    <w:p w:rsidR="00000000" w:rsidDel="00000000" w:rsidP="00000000" w:rsidRDefault="00000000" w:rsidRPr="00000000" w14:paraId="0000028D">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7.5 区域差异化变现路径</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的商业模式在不同市场呈现不同侧重，但底层逻辑一致。</w:t>
      </w:r>
    </w:p>
    <w:p w:rsidR="00000000" w:rsidDel="00000000" w:rsidP="00000000" w:rsidRDefault="00000000" w:rsidRPr="00000000" w14:paraId="00000290">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中国</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L1 引流 + L2 稳定现金流</w:t>
      </w:r>
    </w:p>
    <w:p w:rsidR="00000000" w:rsidDel="00000000" w:rsidP="00000000" w:rsidRDefault="00000000" w:rsidRPr="00000000" w14:paraId="00000292">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高价值作物逐步引入 L3</w:t>
      </w:r>
    </w:p>
    <w:p w:rsidR="00000000" w:rsidDel="00000000" w:rsidP="00000000" w:rsidRDefault="00000000" w:rsidRPr="00000000" w14:paraId="00000293">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欧盟</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合规即价值</w:t>
      </w:r>
    </w:p>
    <w:p w:rsidR="00000000" w:rsidDel="00000000" w:rsidP="00000000" w:rsidRDefault="00000000" w:rsidRPr="00000000" w14:paraId="00000295">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L3 审计服务优先于 SaaS 收费</w:t>
      </w:r>
    </w:p>
    <w:p w:rsidR="00000000" w:rsidDel="00000000" w:rsidP="00000000" w:rsidRDefault="00000000" w:rsidRPr="00000000" w14:paraId="0000029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美国</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ROI 驱动</w:t>
      </w:r>
    </w:p>
    <w:p w:rsidR="00000000" w:rsidDel="00000000" w:rsidP="00000000" w:rsidRDefault="00000000" w:rsidRPr="00000000" w14:paraId="00000298">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从高成本工序切入，再扩展决策范围</w:t>
      </w:r>
    </w:p>
    <w:p w:rsidR="00000000" w:rsidDel="00000000" w:rsidP="00000000" w:rsidRDefault="00000000" w:rsidRPr="00000000" w14:paraId="0000029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拉美</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轻量验证 + 渠道合作</w:t>
      </w:r>
    </w:p>
    <w:p w:rsidR="00000000" w:rsidDel="00000000" w:rsidP="00000000" w:rsidRDefault="00000000" w:rsidRPr="00000000" w14:paraId="0000029B">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为全球复制提供样本</w:t>
      </w:r>
    </w:p>
    <w:p w:rsidR="00000000" w:rsidDel="00000000" w:rsidP="00000000" w:rsidRDefault="00000000" w:rsidRPr="00000000" w14:paraId="0000029C">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7.6 单位经济的核心约束</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在 V1.3.1 中明确三条不可突破的经济红线：</w:t>
      </w:r>
    </w:p>
    <w:p w:rsidR="00000000" w:rsidDel="00000000" w:rsidP="00000000" w:rsidRDefault="00000000" w:rsidRPr="00000000" w14:paraId="0000029F">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单亩 / 单棚毛利为正</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任何分润模式都必须可审计</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系统不为不可控执行端兜底</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这些约束确保：</w:t>
      </w:r>
    </w:p>
    <w:p w:rsidR="00000000" w:rsidDel="00000000" w:rsidP="00000000" w:rsidRDefault="00000000" w:rsidRPr="00000000" w14:paraId="000002A3">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商业扩张不会以风险堆积为代价</w:t>
      </w:r>
    </w:p>
    <w:p w:rsidR="00000000" w:rsidDel="00000000" w:rsidP="00000000" w:rsidRDefault="00000000" w:rsidRPr="00000000" w14:paraId="000002A4">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收入增长与系统成熟同步</w:t>
      </w:r>
    </w:p>
    <w:p w:rsidR="00000000" w:rsidDel="00000000" w:rsidP="00000000" w:rsidRDefault="00000000" w:rsidRPr="00000000" w14:paraId="000002A5">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7.7 本章结论</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的商业模式不是为了“尽快变现”，而是为了：</w:t>
      </w:r>
    </w:p>
    <w:p w:rsidR="00000000" w:rsidDel="00000000" w:rsidP="00000000" w:rsidRDefault="00000000" w:rsidRPr="00000000" w14:paraId="000002A8">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长期绑定客户</w:t>
      </w:r>
    </w:p>
    <w:p w:rsidR="00000000" w:rsidDel="00000000" w:rsidP="00000000" w:rsidRDefault="00000000" w:rsidRPr="00000000" w14:paraId="000002A9">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深度进入决策链</w:t>
      </w:r>
    </w:p>
    <w:p w:rsidR="00000000" w:rsidDel="00000000" w:rsidP="00000000" w:rsidRDefault="00000000" w:rsidRPr="00000000" w14:paraId="000002AA">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将系统能力转化为可持续收入</w:t>
      </w:r>
    </w:p>
    <w:p w:rsidR="00000000" w:rsidDel="00000000" w:rsidP="00000000" w:rsidRDefault="00000000" w:rsidRPr="00000000" w14:paraId="000002AB">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AC">
      <w:pPr>
        <w:spacing w:after="280" w:before="280" w:line="240" w:lineRule="auto"/>
        <w:rPr>
          <w:rFonts w:ascii="Microsoft Yahei" w:cs="Microsoft Yahei" w:eastAsia="Microsoft Yahei" w:hAnsi="Microsoft Yahei"/>
          <w:b w:val="1"/>
          <w:bCs w:val="1"/>
          <w:sz w:val="20"/>
          <w:szCs w:val="20"/>
        </w:rPr>
      </w:pPr>
      <w:bookmarkStart w:colFirst="0" w:colLast="0" w:name="_heading=h.rcmiersp03y7" w:id="7"/>
      <w:bookmarkEnd w:id="7"/>
      <w:r w:rsidDel="00000000" w:rsidR="00000000" w:rsidRPr="00000000">
        <w:rPr>
          <w:rFonts w:ascii="Microsoft Yahei" w:cs="Microsoft Yahei" w:eastAsia="Microsoft Yahei" w:hAnsi="Microsoft Yahei"/>
          <w:b w:val="1"/>
          <w:bCs w:val="1"/>
          <w:sz w:val="20"/>
          <w:szCs w:val="20"/>
          <w:rtl w:val="0"/>
        </w:rPr>
        <w:t xml:space="preserve">第 8 章 China Beachheads</w:t>
      </w:r>
    </w:p>
    <w:p w:rsidR="00000000" w:rsidDel="00000000" w:rsidP="00000000" w:rsidRDefault="00000000" w:rsidRPr="00000000" w14:paraId="000002A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（中国样板｜系统是否已经在现实中成立）</w:t>
      </w:r>
    </w:p>
    <w:p w:rsidR="00000000" w:rsidDel="00000000" w:rsidP="00000000" w:rsidRDefault="00000000" w:rsidRPr="00000000" w14:paraId="000002AE">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8.1 本章的核心判断</w:t>
      </w:r>
    </w:p>
    <w:p w:rsidR="00000000" w:rsidDel="00000000" w:rsidP="00000000" w:rsidRDefault="00000000" w:rsidRPr="00000000" w14:paraId="000002B0">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选择从中国切入，不是因为市场最大，而是因为：</w:t>
      </w:r>
    </w:p>
    <w:p w:rsidR="00000000" w:rsidDel="00000000" w:rsidP="00000000" w:rsidRDefault="00000000" w:rsidRPr="00000000" w14:paraId="000002B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只有在中国，才能在同一时间验证：高价值、强约束、可审计、可规模复制。</w:t>
      </w:r>
      <w:r w:rsidDel="00000000" w:rsidR="00000000" w:rsidRPr="00000000">
        <w:rPr>
          <w:rtl w:val="0"/>
        </w:rPr>
      </w:r>
    </w:p>
    <w:p w:rsidR="00000000" w:rsidDel="00000000" w:rsidP="00000000" w:rsidRDefault="00000000" w:rsidRPr="00000000" w14:paraId="000002B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中国样板的任务不是讲故事，而是回答一个问题：</w:t>
      </w:r>
    </w:p>
    <w:p w:rsidR="00000000" w:rsidDel="00000000" w:rsidP="00000000" w:rsidRDefault="00000000" w:rsidRPr="00000000" w14:paraId="000002B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在最复杂、最不宽容的环境里，系统是否还能成立。</w:t>
      </w:r>
      <w:r w:rsidDel="00000000" w:rsidR="00000000" w:rsidRPr="00000000">
        <w:rPr>
          <w:rtl w:val="0"/>
        </w:rPr>
      </w:r>
    </w:p>
    <w:p w:rsidR="00000000" w:rsidDel="00000000" w:rsidP="00000000" w:rsidRDefault="00000000" w:rsidRPr="00000000" w14:paraId="000002B4">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8.2 样板作物的选择原则（不是“能做”，而是“必须做”）</w:t>
      </w:r>
    </w:p>
    <w:p w:rsidR="00000000" w:rsidDel="00000000" w:rsidP="00000000" w:rsidRDefault="00000000" w:rsidRPr="00000000" w14:paraId="000002B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V1.3.1 延续并强化 V1.2 的“五项评分卡”，明确只有同时满足以下条件的作物，才值得作为样板：</w:t>
      </w:r>
    </w:p>
    <w:p w:rsidR="00000000" w:rsidDel="00000000" w:rsidP="00000000" w:rsidRDefault="00000000" w:rsidRPr="00000000" w14:paraId="000002B7">
      <w:pPr>
        <w:numPr>
          <w:ilvl w:val="0"/>
          <w:numId w:val="15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高单位价值</w:t>
      </w:r>
      <w:r w:rsidDel="00000000" w:rsidR="00000000" w:rsidRPr="00000000">
        <w:rPr>
          <w:rFonts w:ascii="Microsoft Yahei" w:cs="Microsoft Yahei" w:eastAsia="Microsoft Yahei" w:hAnsi="Microsoft Yahei"/>
          <w:sz w:val="20"/>
          <w:szCs w:val="20"/>
          <w:rtl w:val="0"/>
        </w:rPr>
        <w:br w:type="textWrapping"/>
        <w:t xml:space="preserve">决策失误直接转化为显性收入损失，而非抽象效率问题。</w:t>
      </w:r>
    </w:p>
    <w:p w:rsidR="00000000" w:rsidDel="00000000" w:rsidP="00000000" w:rsidRDefault="00000000" w:rsidRPr="00000000" w14:paraId="000002B8">
      <w:pPr>
        <w:numPr>
          <w:ilvl w:val="0"/>
          <w:numId w:val="15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强时间窗口约束</w:t>
      </w:r>
      <w:r w:rsidDel="00000000" w:rsidR="00000000" w:rsidRPr="00000000">
        <w:rPr>
          <w:rFonts w:ascii="Microsoft Yahei" w:cs="Microsoft Yahei" w:eastAsia="Microsoft Yahei" w:hAnsi="Microsoft Yahei"/>
          <w:sz w:val="20"/>
          <w:szCs w:val="20"/>
          <w:rtl w:val="0"/>
        </w:rPr>
        <w:br w:type="textWrapping"/>
        <w:t xml:space="preserve">决策必须在极短时间内完成，且不可回滚。</w:t>
      </w:r>
    </w:p>
    <w:p w:rsidR="00000000" w:rsidDel="00000000" w:rsidP="00000000" w:rsidRDefault="00000000" w:rsidRPr="00000000" w14:paraId="000002B9">
      <w:pPr>
        <w:numPr>
          <w:ilvl w:val="0"/>
          <w:numId w:val="15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合规或质量强约束</w:t>
      </w:r>
      <w:r w:rsidDel="00000000" w:rsidR="00000000" w:rsidRPr="00000000">
        <w:rPr>
          <w:rFonts w:ascii="Microsoft Yahei" w:cs="Microsoft Yahei" w:eastAsia="Microsoft Yahei" w:hAnsi="Microsoft Yahei"/>
          <w:sz w:val="20"/>
          <w:szCs w:val="20"/>
          <w:rtl w:val="0"/>
        </w:rPr>
        <w:br w:type="textWrapping"/>
        <w:t xml:space="preserve">一次违规或失误即可导致整批出局。</w:t>
      </w:r>
    </w:p>
    <w:p w:rsidR="00000000" w:rsidDel="00000000" w:rsidP="00000000" w:rsidRDefault="00000000" w:rsidRPr="00000000" w14:paraId="000002BA">
      <w:pPr>
        <w:numPr>
          <w:ilvl w:val="0"/>
          <w:numId w:val="15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可形成完整闭环</w:t>
      </w:r>
      <w:r w:rsidDel="00000000" w:rsidR="00000000" w:rsidRPr="00000000">
        <w:rPr>
          <w:rFonts w:ascii="Microsoft Yahei" w:cs="Microsoft Yahei" w:eastAsia="Microsoft Yahei" w:hAnsi="Microsoft Yahei"/>
          <w:sz w:val="20"/>
          <w:szCs w:val="20"/>
          <w:rtl w:val="0"/>
        </w:rPr>
        <w:br w:type="textWrapping"/>
        <w:t xml:space="preserve">从感知、处方、执行到结果可被系统捕捉。</w:t>
      </w:r>
    </w:p>
    <w:p w:rsidR="00000000" w:rsidDel="00000000" w:rsidP="00000000" w:rsidRDefault="00000000" w:rsidRPr="00000000" w14:paraId="000002BB">
      <w:pPr>
        <w:numPr>
          <w:ilvl w:val="0"/>
          <w:numId w:val="156"/>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客户具备付费与长期合作意愿</w:t>
      </w:r>
      <w:r w:rsidDel="00000000" w:rsidR="00000000" w:rsidRPr="00000000">
        <w:rPr>
          <w:rtl w:val="0"/>
        </w:rPr>
      </w:r>
    </w:p>
    <w:p w:rsidR="00000000" w:rsidDel="00000000" w:rsidP="00000000" w:rsidRDefault="00000000" w:rsidRPr="00000000" w14:paraId="000002BC">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在当前阶段，设施蓝莓与鲜切花同时满足这五点。</w:t>
      </w:r>
    </w:p>
    <w:p w:rsidR="00000000" w:rsidDel="00000000" w:rsidP="00000000" w:rsidRDefault="00000000" w:rsidRPr="00000000" w14:paraId="000002BD">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8.3 蓝莓样板：禁喷期中的决策真空</w:t>
      </w:r>
    </w:p>
    <w:p w:rsidR="00000000" w:rsidDel="00000000" w:rsidP="00000000" w:rsidRDefault="00000000" w:rsidRPr="00000000" w14:paraId="000002BF">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场景本质</w:t>
      </w:r>
      <w:r w:rsidDel="00000000" w:rsidR="00000000" w:rsidRPr="00000000">
        <w:rPr>
          <w:rtl w:val="0"/>
        </w:rPr>
      </w:r>
    </w:p>
    <w:p w:rsidR="00000000" w:rsidDel="00000000" w:rsidP="00000000" w:rsidRDefault="00000000" w:rsidRPr="00000000" w14:paraId="000002C0">
      <w:pPr>
        <w:numPr>
          <w:ilvl w:val="0"/>
          <w:numId w:val="15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蓝莓采收前约 10–14 天进入禁喷期（PHI）</w:t>
      </w:r>
    </w:p>
    <w:p w:rsidR="00000000" w:rsidDel="00000000" w:rsidP="00000000" w:rsidRDefault="00000000" w:rsidRPr="00000000" w14:paraId="000002C1">
      <w:pPr>
        <w:numPr>
          <w:ilvl w:val="0"/>
          <w:numId w:val="15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恰逢蓟马、果蝇等高发窗口</w:t>
      </w:r>
    </w:p>
    <w:p w:rsidR="00000000" w:rsidDel="00000000" w:rsidP="00000000" w:rsidRDefault="00000000" w:rsidRPr="00000000" w14:paraId="000002C2">
      <w:pPr>
        <w:numPr>
          <w:ilvl w:val="0"/>
          <w:numId w:val="15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化学防治被严格限制</w:t>
      </w:r>
    </w:p>
    <w:p w:rsidR="00000000" w:rsidDel="00000000" w:rsidP="00000000" w:rsidRDefault="00000000" w:rsidRPr="00000000" w14:paraId="000002C3">
      <w:pPr>
        <w:numPr>
          <w:ilvl w:val="0"/>
          <w:numId w:val="15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生物防治成本高、失败不可逆</w:t>
      </w:r>
    </w:p>
    <w:p w:rsidR="00000000" w:rsidDel="00000000" w:rsidP="00000000" w:rsidRDefault="00000000" w:rsidRPr="00000000" w14:paraId="000002C4">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农户面临的真实选择不是“做不做防治”，而是：</w:t>
      </w:r>
    </w:p>
    <w:p w:rsidR="00000000" w:rsidDel="00000000" w:rsidP="00000000" w:rsidRDefault="00000000" w:rsidRPr="00000000" w14:paraId="000002C5">
      <w:pPr>
        <w:numPr>
          <w:ilvl w:val="0"/>
          <w:numId w:val="158"/>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不作为 → 等级下降</w:t>
      </w:r>
    </w:p>
    <w:p w:rsidR="00000000" w:rsidDel="00000000" w:rsidP="00000000" w:rsidRDefault="00000000" w:rsidRPr="00000000" w14:paraId="000002C6">
      <w:pPr>
        <w:numPr>
          <w:ilvl w:val="0"/>
          <w:numId w:val="158"/>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违规用药 → 全批次拒收</w:t>
      </w:r>
    </w:p>
    <w:p w:rsidR="00000000" w:rsidDel="00000000" w:rsidP="00000000" w:rsidRDefault="00000000" w:rsidRPr="00000000" w14:paraId="000002C7">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这是典型的 </w:t>
      </w:r>
      <w:r w:rsidDel="00000000" w:rsidR="00000000" w:rsidRPr="00000000">
        <w:rPr>
          <w:rFonts w:ascii="Microsoft Yahei" w:cs="Microsoft Yahei" w:eastAsia="Microsoft Yahei" w:hAnsi="Microsoft Yahei"/>
          <w:b w:val="1"/>
          <w:bCs w:val="1"/>
          <w:sz w:val="20"/>
          <w:szCs w:val="20"/>
          <w:rtl w:val="0"/>
        </w:rPr>
        <w:t xml:space="preserve">决策真空</w:t>
      </w:r>
      <w:r w:rsidDel="00000000" w:rsidR="00000000" w:rsidRPr="00000000">
        <w:rPr>
          <w:rFonts w:ascii="Microsoft Yahei" w:cs="Microsoft Yahei" w:eastAsia="Microsoft Yahei" w:hAnsi="Microsoft Yahei"/>
          <w:sz w:val="20"/>
          <w:szCs w:val="20"/>
          <w:rtl w:val="0"/>
        </w:rPr>
        <w:t xml:space="preserve">。</w:t>
      </w:r>
    </w:p>
    <w:p w:rsidR="00000000" w:rsidDel="00000000" w:rsidP="00000000" w:rsidRDefault="00000000" w:rsidRPr="00000000" w14:paraId="000002C8">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Sentinel 的系统介入</w:t>
      </w:r>
      <w:r w:rsidDel="00000000" w:rsidR="00000000" w:rsidRPr="00000000">
        <w:rPr>
          <w:rtl w:val="0"/>
        </w:rPr>
      </w:r>
    </w:p>
    <w:p w:rsidR="00000000" w:rsidDel="00000000" w:rsidP="00000000" w:rsidRDefault="00000000" w:rsidRPr="00000000" w14:paraId="000002C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在此场景中不“给建议”，而是：</w:t>
      </w:r>
    </w:p>
    <w:p w:rsidR="00000000" w:rsidDel="00000000" w:rsidP="00000000" w:rsidRDefault="00000000" w:rsidRPr="00000000" w14:paraId="000002CA">
      <w:pPr>
        <w:numPr>
          <w:ilvl w:val="0"/>
          <w:numId w:val="159"/>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基于微气候与虫口趋势进行主动预警</w:t>
      </w:r>
    </w:p>
    <w:p w:rsidR="00000000" w:rsidDel="00000000" w:rsidP="00000000" w:rsidRDefault="00000000" w:rsidRPr="00000000" w14:paraId="000002CB">
      <w:pPr>
        <w:numPr>
          <w:ilvl w:val="0"/>
          <w:numId w:val="15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在爆发前给出生物防治处方（时间、剂量、范围）</w:t>
      </w:r>
    </w:p>
    <w:p w:rsidR="00000000" w:rsidDel="00000000" w:rsidP="00000000" w:rsidRDefault="00000000" w:rsidRPr="00000000" w14:paraId="000002CC">
      <w:pPr>
        <w:numPr>
          <w:ilvl w:val="0"/>
          <w:numId w:val="159"/>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记录执行一致性与环境条件</w:t>
      </w:r>
    </w:p>
    <w:p w:rsidR="00000000" w:rsidDel="00000000" w:rsidP="00000000" w:rsidRDefault="00000000" w:rsidRPr="00000000" w14:paraId="000002CD">
      <w:pPr>
        <w:numPr>
          <w:ilvl w:val="0"/>
          <w:numId w:val="159"/>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在采后形成合规与质量审计记录</w:t>
      </w:r>
    </w:p>
    <w:p w:rsidR="00000000" w:rsidDel="00000000" w:rsidP="00000000" w:rsidRDefault="00000000" w:rsidRPr="00000000" w14:paraId="000002C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经济结构的变化</w:t>
      </w:r>
      <w:r w:rsidDel="00000000" w:rsidR="00000000" w:rsidRPr="00000000">
        <w:rPr>
          <w:rtl w:val="0"/>
        </w:rPr>
      </w:r>
    </w:p>
    <w:p w:rsidR="00000000" w:rsidDel="00000000" w:rsidP="00000000" w:rsidRDefault="00000000" w:rsidRPr="00000000" w14:paraId="000002CF">
      <w:pPr>
        <w:numPr>
          <w:ilvl w:val="0"/>
          <w:numId w:val="160"/>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额外投入：生物防治成本</w:t>
      </w:r>
    </w:p>
    <w:p w:rsidR="00000000" w:rsidDel="00000000" w:rsidP="00000000" w:rsidRDefault="00000000" w:rsidRPr="00000000" w14:paraId="000002D0">
      <w:pPr>
        <w:numPr>
          <w:ilvl w:val="0"/>
          <w:numId w:val="160"/>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被避免的损失：一级果降级</w:t>
      </w:r>
    </w:p>
    <w:p w:rsidR="00000000" w:rsidDel="00000000" w:rsidP="00000000" w:rsidRDefault="00000000" w:rsidRPr="00000000" w14:paraId="000002D1">
      <w:pPr>
        <w:numPr>
          <w:ilvl w:val="0"/>
          <w:numId w:val="160"/>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被解锁的收益：稳定等级 + 合规溢价</w:t>
      </w:r>
    </w:p>
    <w:p w:rsidR="00000000" w:rsidDel="00000000" w:rsidP="00000000" w:rsidRDefault="00000000" w:rsidRPr="00000000" w14:paraId="000002D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关键不是“多赚”，而是：</w:t>
      </w:r>
    </w:p>
    <w:p w:rsidR="00000000" w:rsidDel="00000000" w:rsidP="00000000" w:rsidRDefault="00000000" w:rsidRPr="00000000" w14:paraId="000002D3">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避免了本可避免的结构性降级。</w:t>
      </w:r>
      <w:r w:rsidDel="00000000" w:rsidR="00000000" w:rsidRPr="00000000">
        <w:rPr>
          <w:rtl w:val="0"/>
        </w:rPr>
      </w:r>
    </w:p>
    <w:p w:rsidR="00000000" w:rsidDel="00000000" w:rsidP="00000000" w:rsidRDefault="00000000" w:rsidRPr="00000000" w14:paraId="000002D4">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8.4 鲜切花样板：采后损耗的责任链缺失</w:t>
      </w:r>
    </w:p>
    <w:p w:rsidR="00000000" w:rsidDel="00000000" w:rsidP="00000000" w:rsidRDefault="00000000" w:rsidRPr="00000000" w14:paraId="000002D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场景本质</w:t>
      </w:r>
      <w:r w:rsidDel="00000000" w:rsidR="00000000" w:rsidRPr="00000000">
        <w:rPr>
          <w:rtl w:val="0"/>
        </w:rPr>
      </w:r>
    </w:p>
    <w:p w:rsidR="00000000" w:rsidDel="00000000" w:rsidP="00000000" w:rsidRDefault="00000000" w:rsidRPr="00000000" w14:paraId="000002D7">
      <w:pPr>
        <w:numPr>
          <w:ilvl w:val="0"/>
          <w:numId w:val="161"/>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灰霉病等问题往往在运输或拍卖前爆发</w:t>
      </w:r>
    </w:p>
    <w:p w:rsidR="00000000" w:rsidDel="00000000" w:rsidP="00000000" w:rsidRDefault="00000000" w:rsidRPr="00000000" w14:paraId="000002D8">
      <w:pPr>
        <w:numPr>
          <w:ilvl w:val="0"/>
          <w:numId w:val="161"/>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棚内难以肉眼识别</w:t>
      </w:r>
    </w:p>
    <w:p w:rsidR="00000000" w:rsidDel="00000000" w:rsidP="00000000" w:rsidRDefault="00000000" w:rsidRPr="00000000" w14:paraId="000002D9">
      <w:pPr>
        <w:numPr>
          <w:ilvl w:val="0"/>
          <w:numId w:val="161"/>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农户难以证明“问题不在我这”</w:t>
      </w:r>
    </w:p>
    <w:p w:rsidR="00000000" w:rsidDel="00000000" w:rsidP="00000000" w:rsidRDefault="00000000" w:rsidRPr="00000000" w14:paraId="000002DA">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结果是：</w:t>
      </w:r>
    </w:p>
    <w:p w:rsidR="00000000" w:rsidDel="00000000" w:rsidP="00000000" w:rsidRDefault="00000000" w:rsidRPr="00000000" w14:paraId="000002DB">
      <w:pPr>
        <w:numPr>
          <w:ilvl w:val="0"/>
          <w:numId w:val="163"/>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过量用药 → 抗药性与成本失控</w:t>
      </w:r>
    </w:p>
    <w:p w:rsidR="00000000" w:rsidDel="00000000" w:rsidP="00000000" w:rsidRDefault="00000000" w:rsidRPr="00000000" w14:paraId="000002DC">
      <w:pPr>
        <w:numPr>
          <w:ilvl w:val="0"/>
          <w:numId w:val="163"/>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不用药 → 拍卖定级下降或退货</w:t>
      </w:r>
    </w:p>
    <w:p w:rsidR="00000000" w:rsidDel="00000000" w:rsidP="00000000" w:rsidRDefault="00000000" w:rsidRPr="00000000" w14:paraId="000002D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Sentinel 的系统介入</w:t>
      </w:r>
      <w:r w:rsidDel="00000000" w:rsidR="00000000" w:rsidRPr="00000000">
        <w:rPr>
          <w:rtl w:val="0"/>
        </w:rPr>
      </w:r>
    </w:p>
    <w:p w:rsidR="00000000" w:rsidDel="00000000" w:rsidP="00000000" w:rsidRDefault="00000000" w:rsidRPr="00000000" w14:paraId="000002D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通过环境与露点模型：</w:t>
      </w:r>
    </w:p>
    <w:p w:rsidR="00000000" w:rsidDel="00000000" w:rsidP="00000000" w:rsidRDefault="00000000" w:rsidRPr="00000000" w14:paraId="000002DF">
      <w:pPr>
        <w:numPr>
          <w:ilvl w:val="0"/>
          <w:numId w:val="164"/>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提前识别高风险窗口</w:t>
      </w:r>
    </w:p>
    <w:p w:rsidR="00000000" w:rsidDel="00000000" w:rsidP="00000000" w:rsidRDefault="00000000" w:rsidRPr="00000000" w14:paraId="000002E0">
      <w:pPr>
        <w:numPr>
          <w:ilvl w:val="0"/>
          <w:numId w:val="164"/>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给出环境调控与干预处方</w:t>
      </w:r>
    </w:p>
    <w:p w:rsidR="00000000" w:rsidDel="00000000" w:rsidP="00000000" w:rsidRDefault="00000000" w:rsidRPr="00000000" w14:paraId="000002E1">
      <w:pPr>
        <w:numPr>
          <w:ilvl w:val="0"/>
          <w:numId w:val="164"/>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形成采前“低风险”审计记录</w:t>
      </w:r>
    </w:p>
    <w:p w:rsidR="00000000" w:rsidDel="00000000" w:rsidP="00000000" w:rsidRDefault="00000000" w:rsidRPr="00000000" w14:paraId="000002E2">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审计的直接价值</w:t>
      </w:r>
      <w:r w:rsidDel="00000000" w:rsidR="00000000" w:rsidRPr="00000000">
        <w:rPr>
          <w:rtl w:val="0"/>
        </w:rPr>
      </w:r>
    </w:p>
    <w:p w:rsidR="00000000" w:rsidDel="00000000" w:rsidP="00000000" w:rsidRDefault="00000000" w:rsidRPr="00000000" w14:paraId="000002E3">
      <w:pPr>
        <w:numPr>
          <w:ilvl w:val="0"/>
          <w:numId w:val="165"/>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为拍卖定级提供证据</w:t>
      </w:r>
    </w:p>
    <w:p w:rsidR="00000000" w:rsidDel="00000000" w:rsidP="00000000" w:rsidRDefault="00000000" w:rsidRPr="00000000" w14:paraId="000002E4">
      <w:pPr>
        <w:numPr>
          <w:ilvl w:val="0"/>
          <w:numId w:val="165"/>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将责任从“不可说清”变为“可解释”</w:t>
      </w:r>
    </w:p>
    <w:p w:rsidR="00000000" w:rsidDel="00000000" w:rsidP="00000000" w:rsidRDefault="00000000" w:rsidRPr="00000000" w14:paraId="000002E5">
      <w:pPr>
        <w:numPr>
          <w:ilvl w:val="0"/>
          <w:numId w:val="165"/>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降低退货与纠纷概率</w:t>
      </w:r>
    </w:p>
    <w:p w:rsidR="00000000" w:rsidDel="00000000" w:rsidP="00000000" w:rsidRDefault="00000000" w:rsidRPr="00000000" w14:paraId="000002E6">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在该场景中，审计本身已具备独立价值。</w:t>
      </w:r>
    </w:p>
    <w:p w:rsidR="00000000" w:rsidDel="00000000" w:rsidP="00000000" w:rsidRDefault="00000000" w:rsidRPr="00000000" w14:paraId="000002E7">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8.5 为什么样板能复制，但不会被滥用</w:t>
      </w:r>
    </w:p>
    <w:p w:rsidR="00000000" w:rsidDel="00000000" w:rsidP="00000000" w:rsidRDefault="00000000" w:rsidRPr="00000000" w14:paraId="000002E9">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V1.3.1 明确样板复制的边界条件：</w:t>
      </w:r>
    </w:p>
    <w:p w:rsidR="00000000" w:rsidDel="00000000" w:rsidP="00000000" w:rsidRDefault="00000000" w:rsidRPr="00000000" w14:paraId="000002EA">
      <w:pPr>
        <w:numPr>
          <w:ilvl w:val="0"/>
          <w:numId w:val="166"/>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必须具备执行端可控性</w:t>
      </w:r>
    </w:p>
    <w:p w:rsidR="00000000" w:rsidDel="00000000" w:rsidP="00000000" w:rsidRDefault="00000000" w:rsidRPr="00000000" w14:paraId="000002EB">
      <w:pPr>
        <w:numPr>
          <w:ilvl w:val="0"/>
          <w:numId w:val="166"/>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必须存在等级或价格差</w:t>
      </w:r>
    </w:p>
    <w:p w:rsidR="00000000" w:rsidDel="00000000" w:rsidP="00000000" w:rsidRDefault="00000000" w:rsidRPr="00000000" w14:paraId="000002EC">
      <w:pPr>
        <w:numPr>
          <w:ilvl w:val="0"/>
          <w:numId w:val="166"/>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必须能形成完整审计链</w:t>
      </w:r>
    </w:p>
    <w:p w:rsidR="00000000" w:rsidDel="00000000" w:rsidP="00000000" w:rsidRDefault="00000000" w:rsidRPr="00000000" w14:paraId="000002ED">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不追求“作物覆盖率”，而追求：</w:t>
      </w:r>
    </w:p>
    <w:p w:rsidR="00000000" w:rsidDel="00000000" w:rsidP="00000000" w:rsidRDefault="00000000" w:rsidRPr="00000000" w14:paraId="000002EE">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每进入一个作物，就完成一次系统验证。</w:t>
      </w:r>
      <w:r w:rsidDel="00000000" w:rsidR="00000000" w:rsidRPr="00000000">
        <w:rPr>
          <w:rtl w:val="0"/>
        </w:rPr>
      </w:r>
    </w:p>
    <w:p w:rsidR="00000000" w:rsidDel="00000000" w:rsidP="00000000" w:rsidRDefault="00000000" w:rsidRPr="00000000" w14:paraId="000002EF">
      <w:pPr>
        <w:spacing w:after="0"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80" w:before="280" w:line="240" w:lineRule="auto"/>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8.6 本章结论</w:t>
      </w:r>
    </w:p>
    <w:p w:rsidR="00000000" w:rsidDel="00000000" w:rsidP="00000000" w:rsidRDefault="00000000" w:rsidRPr="00000000" w14:paraId="000002F1">
      <w:pPr>
        <w:spacing w:after="280" w:before="280"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中国样板证明了三件事：</w:t>
      </w:r>
    </w:p>
    <w:p w:rsidR="00000000" w:rsidDel="00000000" w:rsidP="00000000" w:rsidRDefault="00000000" w:rsidRPr="00000000" w14:paraId="000002F2">
      <w:pPr>
        <w:numPr>
          <w:ilvl w:val="0"/>
          <w:numId w:val="167"/>
        </w:numPr>
        <w:spacing w:after="0" w:before="28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决策系统在高压环境下可运行</w:t>
      </w:r>
    </w:p>
    <w:p w:rsidR="00000000" w:rsidDel="00000000" w:rsidP="00000000" w:rsidRDefault="00000000" w:rsidRPr="00000000" w14:paraId="000002F3">
      <w:pPr>
        <w:numPr>
          <w:ilvl w:val="0"/>
          <w:numId w:val="167"/>
        </w:numPr>
        <w:spacing w:after="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审计资产具备真实商业价值</w:t>
      </w:r>
    </w:p>
    <w:p w:rsidR="00000000" w:rsidDel="00000000" w:rsidP="00000000" w:rsidRDefault="00000000" w:rsidRPr="00000000" w14:paraId="000002F4">
      <w:pPr>
        <w:numPr>
          <w:ilvl w:val="0"/>
          <w:numId w:val="167"/>
        </w:numPr>
        <w:spacing w:after="280" w:before="0" w:line="240" w:lineRule="auto"/>
        <w:ind w:left="720" w:hanging="360"/>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商业模式与系统责任并未失衡</w:t>
      </w:r>
    </w:p>
    <w:p w:rsidR="00000000" w:rsidDel="00000000" w:rsidP="00000000" w:rsidRDefault="00000000" w:rsidRPr="00000000" w14:paraId="000002F5">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3"/>
        <w:rPr>
          <w:rFonts w:ascii="Microsoft Yahei" w:cs="Microsoft Yahei" w:eastAsia="Microsoft Yahei" w:hAnsi="Microsoft Yahei"/>
          <w:sz w:val="20"/>
          <w:szCs w:val="20"/>
        </w:rPr>
      </w:pPr>
      <w:bookmarkStart w:colFirst="0" w:colLast="0" w:name="_heading=h.5ppbx336k8xz" w:id="8"/>
      <w:bookmarkEnd w:id="8"/>
      <w:r w:rsidDel="00000000" w:rsidR="00000000" w:rsidRPr="00000000">
        <w:rPr>
          <w:rFonts w:ascii="Microsoft Yahei" w:cs="Microsoft Yahei" w:eastAsia="Microsoft Yahei" w:hAnsi="Microsoft Yahei"/>
          <w:sz w:val="20"/>
          <w:szCs w:val="20"/>
          <w:rtl w:val="0"/>
        </w:rPr>
        <w:t xml:space="preserve">第 9 章 Metrics, Roadmap &amp; Fundraising</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（衡量、节奏与融资｜如何证明系统在“变真”）</w:t>
      </w:r>
    </w:p>
    <w:p w:rsidR="00000000" w:rsidDel="00000000" w:rsidP="00000000" w:rsidRDefault="00000000" w:rsidRPr="00000000" w14:paraId="000002F8">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9.1 本章的核心判断</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在 V1.3.1 中明确放弃“漂亮但无约束”的指标体系，转而只保留一类指标：</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能够被第三方复核、能够跨周期成立、能够直接影响现金流与责任判断的指标。</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如果一个指标不能同时满足这三点，它不进入董事会层的决策体系。</w:t>
      </w:r>
    </w:p>
    <w:p w:rsidR="00000000" w:rsidDel="00000000" w:rsidP="00000000" w:rsidRDefault="00000000" w:rsidRPr="00000000" w14:paraId="000002FD">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9.2 从技术指标到财务与资产指标的迁移</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V1.2 阶段，Sentinel 关注的是系统是否“能跑起来”；</w:t>
        <w:br w:type="textWrapping"/>
        <w:t xml:space="preserve">V1.3.1 阶段，关注的是系统是否“值得被依赖”。</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因此，指标体系发生结构性迁移。</w:t>
      </w:r>
    </w:p>
    <w:p w:rsidR="00000000" w:rsidDel="00000000" w:rsidP="00000000" w:rsidRDefault="00000000" w:rsidRPr="00000000" w14:paraId="00000301">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9.2.1 被弱化或退居二线的指标</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这些指标仍存在，但不再作为核心成功标准：</w:t>
      </w:r>
    </w:p>
    <w:p w:rsidR="00000000" w:rsidDel="00000000" w:rsidP="00000000" w:rsidRDefault="00000000" w:rsidRPr="00000000" w14:paraId="00000304">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病虫害识别准确率</w:t>
      </w:r>
    </w:p>
    <w:p w:rsidR="00000000" w:rsidDel="00000000" w:rsidP="00000000" w:rsidRDefault="00000000" w:rsidRPr="00000000" w14:paraId="00000305">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单次预测精度</w:t>
      </w:r>
    </w:p>
    <w:p w:rsidR="00000000" w:rsidDel="00000000" w:rsidP="00000000" w:rsidRDefault="00000000" w:rsidRPr="00000000" w14:paraId="00000306">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模型性能对比</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原因很简单：</w:t>
        <w:br w:type="textWrapping"/>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它们无法独立证明商业或责任成立。</w:t>
      </w:r>
      <w:r w:rsidDel="00000000" w:rsidR="00000000" w:rsidRPr="00000000">
        <w:rPr>
          <w:rtl w:val="0"/>
        </w:rPr>
      </w:r>
    </w:p>
    <w:p w:rsidR="00000000" w:rsidDel="00000000" w:rsidP="00000000" w:rsidRDefault="00000000" w:rsidRPr="00000000" w14:paraId="00000308">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9.2.2 V1.3.1 的四个核心指标（必须同时成立）</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1. Grade A Uplift（一级品提升率）</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衡量结构性收入是否被真实解锁</w:t>
      </w:r>
    </w:p>
    <w:p w:rsidR="00000000" w:rsidDel="00000000" w:rsidP="00000000" w:rsidRDefault="00000000" w:rsidRPr="00000000" w14:paraId="0000030C">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对应“增长引擎”</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2. Revenue at Risk（受保护产值）</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系统在一个周期内守护的潜在收入规模</w:t>
      </w:r>
    </w:p>
    <w:p w:rsidR="00000000" w:rsidDel="00000000" w:rsidP="00000000" w:rsidRDefault="00000000" w:rsidRPr="00000000" w14:paraId="0000030F">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对应“安全垫”</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3. Compliance Pass Rate（合规通过率）</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决策与审计是否被制度采信</w:t>
      </w:r>
    </w:p>
    <w:p w:rsidR="00000000" w:rsidDel="00000000" w:rsidP="00000000" w:rsidRDefault="00000000" w:rsidRPr="00000000" w14:paraId="00000312">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直接关联市场准入</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4. Gross Margin Contribution（单位毛利贡献）</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收入与客户增量之间的比值</w:t>
      </w:r>
    </w:p>
    <w:p w:rsidR="00000000" w:rsidDel="00000000" w:rsidP="00000000" w:rsidRDefault="00000000" w:rsidRPr="00000000" w14:paraId="00000315">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防止“高价值但不可持续”的假 PMF</w:t>
      </w:r>
    </w:p>
    <w:p w:rsidR="00000000" w:rsidDel="00000000" w:rsidP="00000000" w:rsidRDefault="00000000" w:rsidRPr="00000000" w14:paraId="0000031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9.3 PMF 的硬定义（Yes / No，不是感觉）</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V1.3.1 明确拒绝模糊的 PMF 判断。</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系统被认为进入 PMF，必须同时满足以下条件：</w:t>
      </w:r>
    </w:p>
    <w:p w:rsidR="00000000" w:rsidDel="00000000" w:rsidP="00000000" w:rsidRDefault="00000000" w:rsidRPr="00000000" w14:paraId="000003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客户跨两个生产周期持续续费</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审计结果被至少一个第三方采信</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L2 或 L3 模式下单元毛利为正</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系统在无人工兜底情况下稳定运行</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任何一个不成立，PMF 判定为否。</w:t>
      </w:r>
    </w:p>
    <w:p w:rsidR="00000000" w:rsidDel="00000000" w:rsidP="00000000" w:rsidRDefault="00000000" w:rsidRPr="00000000" w14:paraId="0000031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9.4 0–36 个月路线图：决策权的逐步迁移</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的扩展不是功能堆叠，而是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决策权的迁移</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22">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Phase 1｜0–12 个月：闭环成立</w:t>
      </w:r>
    </w:p>
    <w:p w:rsidR="00000000" w:rsidDel="00000000" w:rsidP="00000000" w:rsidRDefault="00000000" w:rsidRPr="00000000" w14:paraId="000003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聚焦少量高价值作物</w:t>
      </w:r>
    </w:p>
    <w:p w:rsidR="00000000" w:rsidDel="00000000" w:rsidP="00000000" w:rsidRDefault="00000000" w:rsidRPr="00000000" w14:paraId="000003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验证五段闭环的稳定性</w:t>
      </w:r>
    </w:p>
    <w:p w:rsidR="00000000" w:rsidDel="00000000" w:rsidP="00000000" w:rsidRDefault="00000000" w:rsidRPr="00000000" w14:paraId="000003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建立首批可被采信的审计样本</w:t>
      </w:r>
    </w:p>
    <w:p w:rsidR="00000000" w:rsidDel="00000000" w:rsidP="00000000" w:rsidRDefault="00000000" w:rsidRPr="00000000" w14:paraId="000003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收入目标：验证，不追求规模</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失败即止损，不盲目扩张。</w:t>
      </w:r>
      <w:r w:rsidDel="00000000" w:rsidR="00000000" w:rsidRPr="00000000">
        <w:rPr>
          <w:rtl w:val="0"/>
        </w:rPr>
      </w:r>
    </w:p>
    <w:p w:rsidR="00000000" w:rsidDel="00000000" w:rsidP="00000000" w:rsidRDefault="00000000" w:rsidRPr="00000000" w14:paraId="00000329">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Phase 2｜12–24 个月：经营级系统</w:t>
      </w:r>
    </w:p>
    <w:p w:rsidR="00000000" w:rsidDel="00000000" w:rsidP="00000000" w:rsidRDefault="00000000" w:rsidRPr="00000000" w14:paraId="000003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决策进入日常生产</w:t>
      </w:r>
    </w:p>
    <w:p w:rsidR="00000000" w:rsidDel="00000000" w:rsidP="00000000" w:rsidRDefault="00000000" w:rsidRPr="00000000" w14:paraId="000003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审计成为经营必需品</w:t>
      </w:r>
    </w:p>
    <w:p w:rsidR="00000000" w:rsidDel="00000000" w:rsidP="00000000" w:rsidRDefault="00000000" w:rsidRPr="00000000" w14:paraId="000003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扩展到相似约束作物</w:t>
      </w:r>
    </w:p>
    <w:p w:rsidR="00000000" w:rsidDel="00000000" w:rsidP="00000000" w:rsidRDefault="00000000" w:rsidRPr="00000000" w14:paraId="000003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开始形成区域复制能力</w:t>
      </w:r>
    </w:p>
    <w:p w:rsidR="00000000" w:rsidDel="00000000" w:rsidP="00000000" w:rsidRDefault="00000000" w:rsidRPr="00000000" w14:paraId="0000032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Phase 3｜24–36 个月：制度嵌入</w:t>
      </w:r>
    </w:p>
    <w:p w:rsidR="00000000" w:rsidDel="00000000" w:rsidP="00000000" w:rsidRDefault="00000000" w:rsidRPr="00000000" w14:paraId="000003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成为采购、保险、金融的接口</w:t>
      </w:r>
    </w:p>
    <w:p w:rsidR="00000000" w:rsidDel="00000000" w:rsidP="00000000" w:rsidRDefault="00000000" w:rsidRPr="00000000" w14:paraId="000003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决策与审计被制度化调用</w:t>
      </w:r>
    </w:p>
    <w:p w:rsidR="00000000" w:rsidDel="00000000" w:rsidP="00000000" w:rsidRDefault="00000000" w:rsidRPr="00000000" w14:paraId="000003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系统价值不再依赖单一客户</w:t>
      </w:r>
    </w:p>
    <w:p w:rsidR="00000000" w:rsidDel="00000000" w:rsidP="00000000" w:rsidRDefault="00000000" w:rsidRPr="00000000" w14:paraId="00000334">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9.5 融资逻辑：买确定性，而不是买规模</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V1.3.1 对融资的定义非常克制。</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Pre-Seed / Seed 的目的不是扩张，而是回答三个问题：</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是否有人愿意为“审计结果本身”付费</w:t>
      </w:r>
    </w:p>
    <w:p w:rsidR="00000000" w:rsidDel="00000000" w:rsidP="00000000" w:rsidRDefault="00000000" w:rsidRPr="00000000" w14:paraId="000003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分润模式在法律与回款上是否可执行</w:t>
      </w:r>
    </w:p>
    <w:p w:rsidR="00000000" w:rsidDel="00000000" w:rsidP="00000000" w:rsidRDefault="00000000" w:rsidRPr="00000000" w14:paraId="000003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系统是否能稳定覆盖完整生产周期</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只有当这三点被验证，规模化才有意义。</w:t>
      </w:r>
    </w:p>
    <w:p w:rsidR="00000000" w:rsidDel="00000000" w:rsidP="00000000" w:rsidRDefault="00000000" w:rsidRPr="00000000" w14:paraId="0000033C">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9.6 估值与融资节奏的内在约束</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在 V1.3.1 中明确三条融资自律原则：</w:t>
      </w:r>
    </w:p>
    <w:p w:rsidR="00000000" w:rsidDel="00000000" w:rsidP="00000000" w:rsidRDefault="00000000" w:rsidRPr="00000000" w14:paraId="000003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不以未验证的分润假设抬估值</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不为追求速度牺牲责任边界</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创始团队保持长期控制力</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估值不是目标，而是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系统可信度的副产品</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43">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9.7 本章结论</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的成功标准不是“增长多快”，而是：</w:t>
      </w:r>
    </w:p>
    <w:p w:rsidR="00000000" w:rsidDel="00000000" w:rsidP="00000000" w:rsidRDefault="00000000" w:rsidRPr="00000000" w14:paraId="000003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决策是否被信任</w:t>
      </w:r>
    </w:p>
    <w:p w:rsidR="00000000" w:rsidDel="00000000" w:rsidP="00000000" w:rsidRDefault="00000000" w:rsidRPr="00000000" w14:paraId="000003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审计是否被采信</w:t>
      </w:r>
    </w:p>
    <w:p w:rsidR="00000000" w:rsidDel="00000000" w:rsidP="00000000" w:rsidRDefault="00000000" w:rsidRPr="00000000" w14:paraId="000003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收入是否经得起跨周期验证</w:t>
      </w:r>
    </w:p>
    <w:p w:rsidR="00000000" w:rsidDel="00000000" w:rsidP="00000000" w:rsidRDefault="00000000" w:rsidRPr="00000000" w14:paraId="00000349">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3"/>
        <w:rPr>
          <w:rFonts w:ascii="Microsoft Yahei" w:cs="Microsoft Yahei" w:eastAsia="Microsoft Yahei" w:hAnsi="Microsoft Yahei"/>
          <w:sz w:val="20"/>
          <w:szCs w:val="20"/>
        </w:rPr>
      </w:pPr>
      <w:bookmarkStart w:colFirst="0" w:colLast="0" w:name="_heading=h.1ydadikssu6w" w:id="9"/>
      <w:bookmarkEnd w:id="9"/>
      <w:r w:rsidDel="00000000" w:rsidR="00000000" w:rsidRPr="00000000">
        <w:rPr>
          <w:rFonts w:ascii="Microsoft Yahei" w:cs="Microsoft Yahei" w:eastAsia="Microsoft Yahei" w:hAnsi="Microsoft Yahei"/>
          <w:sz w:val="20"/>
          <w:szCs w:val="20"/>
          <w:rtl w:val="0"/>
        </w:rPr>
        <w:t xml:space="preserve">第 10 章 Founder–Market Fit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（团队｜谁有资格承担“可被追责的决策系统”）</w:t>
      </w:r>
    </w:p>
    <w:p w:rsidR="00000000" w:rsidDel="00000000" w:rsidP="00000000" w:rsidRDefault="00000000" w:rsidRPr="00000000" w14:paraId="0000034C">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10.1 本章的核心判断</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不是一套“可以试错的工具”，而是一套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一旦被采用，就会被依赖、被追责的决策系统</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br w:type="textWrapping"/>
        <w:t xml:space="preserve">在这样的产品形态下，</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团队本身就是系统的一部分</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V1.3.1 明确一个前提：</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如果团队结构不能天然约束风险、解释失败、承担责任，那么系统本身就不可信。</w:t>
      </w:r>
    </w:p>
    <w:p w:rsidR="00000000" w:rsidDel="00000000" w:rsidP="00000000" w:rsidRDefault="00000000" w:rsidRPr="00000000" w14:paraId="00000351">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10.2 为什么 Sentinel 需要的是“责任型团队”，而不是“技术型团队”</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在多数 AI 公司中，失败可以被解释为：</w:t>
      </w:r>
    </w:p>
    <w:p w:rsidR="00000000" w:rsidDel="00000000" w:rsidP="00000000" w:rsidRDefault="00000000" w:rsidRPr="00000000" w14:paraId="000003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模型还在迭代</w:t>
      </w:r>
    </w:p>
    <w:p w:rsidR="00000000" w:rsidDel="00000000" w:rsidP="00000000" w:rsidRDefault="00000000" w:rsidRPr="00000000" w14:paraId="000003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数据还不够</w:t>
      </w:r>
    </w:p>
    <w:p w:rsidR="00000000" w:rsidDel="00000000" w:rsidP="00000000" w:rsidRDefault="00000000" w:rsidRPr="00000000" w14:paraId="000003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场景太复杂</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但在 Sentinel 的应用场景中：</w:t>
      </w:r>
    </w:p>
    <w:p w:rsidR="00000000" w:rsidDel="00000000" w:rsidP="00000000" w:rsidRDefault="00000000" w:rsidRPr="00000000" w14:paraId="000003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一次错误决策可能导致整季减产</w:t>
      </w:r>
    </w:p>
    <w:p w:rsidR="00000000" w:rsidDel="00000000" w:rsidP="00000000" w:rsidRDefault="00000000" w:rsidRPr="00000000" w14:paraId="000003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一次不可解释的失败可能引发法律与合规问题</w:t>
      </w:r>
    </w:p>
    <w:p w:rsidR="00000000" w:rsidDel="00000000" w:rsidP="00000000" w:rsidRDefault="00000000" w:rsidRPr="00000000" w14:paraId="000003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一次责任模糊可能破坏长期信任</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这要求团队具备三种能力的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长期共存</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战略克制与边界意识</w:t>
      </w:r>
    </w:p>
    <w:p w:rsidR="00000000" w:rsidDel="00000000" w:rsidP="00000000" w:rsidRDefault="00000000" w:rsidRPr="00000000" w14:paraId="000003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对农业不确定性的敬畏</w:t>
      </w:r>
    </w:p>
    <w:p w:rsidR="00000000" w:rsidDel="00000000" w:rsidP="00000000" w:rsidRDefault="00000000" w:rsidRPr="00000000" w14:paraId="000003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将技术转化为可被制度采信结果的能力</w:t>
      </w:r>
    </w:p>
    <w:p w:rsidR="00000000" w:rsidDel="00000000" w:rsidP="00000000" w:rsidRDefault="00000000" w:rsidRPr="00000000" w14:paraId="0000035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10.3 三位联合创始人的结构性互补</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V1.3.1 不将创始人视为“分工明确的岗位”，而是视为一个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互相制衡的责任结构</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2">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CEO｜战略定力与价值边界</w:t>
      </w:r>
    </w:p>
    <w:p w:rsidR="00000000" w:rsidDel="00000000" w:rsidP="00000000" w:rsidRDefault="00000000" w:rsidRPr="00000000" w14:paraId="000003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确保 Sentinel 不被短期收入或技术风口牵引</w:t>
      </w:r>
    </w:p>
    <w:p w:rsidR="00000000" w:rsidDel="00000000" w:rsidP="00000000" w:rsidRDefault="00000000" w:rsidRPr="00000000" w14:paraId="000003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在“进攻叙事”中持续保留风险治理底座</w:t>
      </w:r>
    </w:p>
    <w:p w:rsidR="00000000" w:rsidDel="00000000" w:rsidP="00000000" w:rsidRDefault="00000000" w:rsidRPr="00000000" w14:paraId="000003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对外承担战略承诺的最终解释责任</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CEO 的核心价值不是扩张速度，而是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不走偏</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8">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CTO｜系统可信度与可审计性</w:t>
      </w:r>
    </w:p>
    <w:p w:rsidR="00000000" w:rsidDel="00000000" w:rsidP="00000000" w:rsidRDefault="00000000" w:rsidRPr="00000000" w14:paraId="000003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确保所有决策逻辑可解释、可回溯</w:t>
      </w:r>
    </w:p>
    <w:p w:rsidR="00000000" w:rsidDel="00000000" w:rsidP="00000000" w:rsidRDefault="00000000" w:rsidRPr="00000000" w14:paraId="000003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拒绝不可审计、不可追责的黑箱方案</w:t>
      </w:r>
    </w:p>
    <w:p w:rsidR="00000000" w:rsidDel="00000000" w:rsidP="00000000" w:rsidRDefault="00000000" w:rsidRPr="00000000" w14:paraId="000003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在模型能力与责任边界之间做出工程取舍</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CTO 的角色不是“把模型做强”，而是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把系统做稳</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E">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COO｜落地、执行与责任闭环</w:t>
      </w:r>
    </w:p>
    <w:p w:rsidR="00000000" w:rsidDel="00000000" w:rsidP="00000000" w:rsidRDefault="00000000" w:rsidRPr="00000000" w14:paraId="000003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将处方转化为真实可执行流程</w:t>
      </w:r>
    </w:p>
    <w:p w:rsidR="00000000" w:rsidDel="00000000" w:rsidP="00000000" w:rsidRDefault="00000000" w:rsidRPr="00000000" w14:paraId="000003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管控执行偏差与现场不确定性</w:t>
      </w:r>
    </w:p>
    <w:p w:rsidR="00000000" w:rsidDel="00000000" w:rsidP="00000000" w:rsidRDefault="00000000" w:rsidRPr="00000000" w14:paraId="000003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确保审计结果与真实生产一致</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COO 的价值在于：</w:t>
        <w:br w:type="textWrapping"/>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系统是否真的能在田间成立，而不是在 PPT 成立。</w:t>
      </w:r>
      <w:r w:rsidDel="00000000" w:rsidR="00000000" w:rsidRPr="00000000">
        <w:rPr>
          <w:rtl w:val="0"/>
        </w:rPr>
      </w:r>
    </w:p>
    <w:p w:rsidR="00000000" w:rsidDel="00000000" w:rsidP="00000000" w:rsidRDefault="00000000" w:rsidRPr="00000000" w14:paraId="00000374">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10.4 Founder–Market Fit 的关键不是背景，而是“失误处理能力”</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V1.3.1 明确，Founder–Market Fit 不等同于：</w:t>
      </w:r>
    </w:p>
    <w:p w:rsidR="00000000" w:rsidDel="00000000" w:rsidP="00000000" w:rsidRDefault="00000000" w:rsidRPr="00000000" w14:paraId="000003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农业背景</w:t>
      </w:r>
    </w:p>
    <w:p w:rsidR="00000000" w:rsidDel="00000000" w:rsidP="00000000" w:rsidRDefault="00000000" w:rsidRPr="00000000" w14:paraId="000003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技术履历</w:t>
      </w:r>
    </w:p>
    <w:p w:rsidR="00000000" w:rsidDel="00000000" w:rsidP="00000000" w:rsidRDefault="00000000" w:rsidRPr="00000000" w14:paraId="000003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创业经验</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真正的匹配体现在三个问题上：</w:t>
      </w:r>
    </w:p>
    <w:p w:rsidR="00000000" w:rsidDel="00000000" w:rsidP="00000000" w:rsidRDefault="00000000" w:rsidRPr="00000000" w14:paraId="000003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当系统判断错误时，是否知道如何止损</w:t>
      </w:r>
    </w:p>
    <w:p w:rsidR="00000000" w:rsidDel="00000000" w:rsidP="00000000" w:rsidRDefault="00000000" w:rsidRPr="00000000" w14:paraId="000003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当客户质疑结果时，是否能解释并承担</w:t>
      </w:r>
    </w:p>
    <w:p w:rsidR="00000000" w:rsidDel="00000000" w:rsidP="00000000" w:rsidRDefault="00000000" w:rsidRPr="00000000" w14:paraId="000003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当制度发生变化时，是否能调整系统边界</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这不是能力问题，而是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价值取向问题</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7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10.5 团队即治理结构</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不依赖“事后合规”来兜底，而依赖：</w:t>
      </w:r>
    </w:p>
    <w:p w:rsidR="00000000" w:rsidDel="00000000" w:rsidP="00000000" w:rsidRDefault="00000000" w:rsidRPr="00000000" w14:paraId="000003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明确的决策边界</w:t>
      </w:r>
    </w:p>
    <w:p w:rsidR="00000000" w:rsidDel="00000000" w:rsidP="00000000" w:rsidRDefault="00000000" w:rsidRPr="00000000" w14:paraId="000003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清晰的责任分层</w:t>
      </w:r>
    </w:p>
    <w:p w:rsidR="00000000" w:rsidDel="00000000" w:rsidP="00000000" w:rsidRDefault="00000000" w:rsidRPr="00000000" w14:paraId="000003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团队内部的长期制衡</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这使 Sentinel 在扩张前，就具备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治理能力</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10.6 本章结论</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的团队不是为了“把产品卖出去”，而是为了：</w:t>
      </w:r>
    </w:p>
    <w:p w:rsidR="00000000" w:rsidDel="00000000" w:rsidP="00000000" w:rsidRDefault="00000000" w:rsidRPr="00000000" w14:paraId="000003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长期站在决策链最前端</w:t>
      </w:r>
    </w:p>
    <w:p w:rsidR="00000000" w:rsidDel="00000000" w:rsidP="00000000" w:rsidRDefault="00000000" w:rsidRPr="00000000" w14:paraId="000003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对失败保持可解释性</w:t>
      </w:r>
    </w:p>
    <w:p w:rsidR="00000000" w:rsidDel="00000000" w:rsidP="00000000" w:rsidRDefault="00000000" w:rsidRPr="00000000" w14:paraId="000003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对成功保持克制</w:t>
      </w:r>
    </w:p>
    <w:p w:rsidR="00000000" w:rsidDel="00000000" w:rsidP="00000000" w:rsidRDefault="00000000" w:rsidRPr="00000000" w14:paraId="0000038C">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3"/>
        <w:rPr>
          <w:rFonts w:ascii="Microsoft Yahei" w:cs="Microsoft Yahei" w:eastAsia="Microsoft Yahei" w:hAnsi="Microsoft Yahei"/>
          <w:sz w:val="20"/>
          <w:szCs w:val="20"/>
        </w:rPr>
      </w:pPr>
      <w:bookmarkStart w:colFirst="0" w:colLast="0" w:name="_heading=h.5ltyiu4m4t6k" w:id="10"/>
      <w:bookmarkEnd w:id="10"/>
      <w:r w:rsidDel="00000000" w:rsidR="00000000" w:rsidRPr="00000000">
        <w:rPr>
          <w:rFonts w:ascii="Microsoft Yahei" w:cs="Microsoft Yahei" w:eastAsia="Microsoft Yahei" w:hAnsi="Microsoft Yahei"/>
          <w:sz w:val="20"/>
          <w:szCs w:val="20"/>
          <w:rtl w:val="0"/>
        </w:rPr>
        <w:t xml:space="preserve">第 11 章 Ecosystem Verification Network</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（生态验证网络｜谁在现实世界中采信 Sentinel）</w:t>
      </w:r>
    </w:p>
    <w:p w:rsidR="00000000" w:rsidDel="00000000" w:rsidP="00000000" w:rsidRDefault="00000000" w:rsidRPr="00000000" w14:paraId="0000038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11.1 本章的核心判断</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的价值</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不是由自身宣称成立的</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，而是由以下问题决定的：</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当出现争议、风险或责任归属时，是否有第三方愿意采信 Sentinel 的决策与审计结果。</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如果没有外部采信者，</w:t>
        <w:br w:type="textWrapping"/>
        <w:t xml:space="preserve">“审计资产”“合规接口”“收入解锁”都只能停留在内部叙事。</w:t>
      </w:r>
    </w:p>
    <w:p w:rsidR="00000000" w:rsidDel="00000000" w:rsidP="00000000" w:rsidRDefault="00000000" w:rsidRPr="00000000" w14:paraId="00000394">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11.2 为什么生态验证比客户数量更重要</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在农业决策系统中，客户并不是最终裁判者：</w:t>
      </w:r>
    </w:p>
    <w:p w:rsidR="00000000" w:rsidDel="00000000" w:rsidP="00000000" w:rsidRDefault="00000000" w:rsidRPr="00000000" w14:paraId="000003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客户关心结果</w:t>
      </w:r>
    </w:p>
    <w:p w:rsidR="00000000" w:rsidDel="00000000" w:rsidP="00000000" w:rsidRDefault="00000000" w:rsidRPr="00000000" w14:paraId="000003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制度关心证据</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市场关心责任归属</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因此，Sentinel 的生态优先级不是“渠道扩张”，而是：</w:t>
      </w:r>
    </w:p>
    <w:p w:rsidR="00000000" w:rsidDel="00000000" w:rsidP="00000000" w:rsidRDefault="00000000" w:rsidRPr="00000000" w14:paraId="000003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谁认可 Sentinel 的审计格式</w:t>
      </w:r>
    </w:p>
    <w:p w:rsidR="00000000" w:rsidDel="00000000" w:rsidP="00000000" w:rsidRDefault="00000000" w:rsidRPr="00000000" w14:paraId="000003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谁在纠纷中参考 Sentinel 的记录</w:t>
      </w:r>
    </w:p>
    <w:p w:rsidR="00000000" w:rsidDel="00000000" w:rsidP="00000000" w:rsidRDefault="00000000" w:rsidRPr="00000000" w14:paraId="000003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谁把 Sentinel 视为合规或定级的一部分</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这决定了 Sentinel 是否真正嵌入产业结构。</w:t>
      </w:r>
    </w:p>
    <w:p w:rsidR="00000000" w:rsidDel="00000000" w:rsidP="00000000" w:rsidRDefault="00000000" w:rsidRPr="00000000" w14:paraId="0000039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11.3 三类必须建立的生态节点</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V1.3.1 将生态网络明确拆分为三类，每一类承担不同验证职责。</w:t>
      </w:r>
    </w:p>
    <w:p w:rsidR="00000000" w:rsidDel="00000000" w:rsidP="00000000" w:rsidRDefault="00000000" w:rsidRPr="00000000" w14:paraId="000003A2">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11.3.1 市场采信方（Market Acceptance）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包括但不限于：</w:t>
      </w:r>
    </w:p>
    <w:p w:rsidR="00000000" w:rsidDel="00000000" w:rsidP="00000000" w:rsidRDefault="00000000" w:rsidRPr="00000000" w14:paraId="000003A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高端商超与出口采购方</w:t>
      </w:r>
    </w:p>
    <w:p w:rsidR="00000000" w:rsidDel="00000000" w:rsidP="00000000" w:rsidRDefault="00000000" w:rsidRPr="00000000" w14:paraId="000003A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拍卖市场与定级机构</w:t>
      </w:r>
    </w:p>
    <w:p w:rsidR="00000000" w:rsidDel="00000000" w:rsidP="00000000" w:rsidRDefault="00000000" w:rsidRPr="00000000" w14:paraId="000003A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品牌型农产品渠道</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他们采信的不是“AI 能力”，而是：</w:t>
      </w:r>
    </w:p>
    <w:p w:rsidR="00000000" w:rsidDel="00000000" w:rsidP="00000000" w:rsidRDefault="00000000" w:rsidRPr="00000000" w14:paraId="000003A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是否能证明生产过程可控</w:t>
      </w:r>
    </w:p>
    <w:p w:rsidR="00000000" w:rsidDel="00000000" w:rsidP="00000000" w:rsidRDefault="00000000" w:rsidRPr="00000000" w14:paraId="000003A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是否能解释异常批次的原因</w:t>
      </w:r>
    </w:p>
    <w:p w:rsidR="00000000" w:rsidDel="00000000" w:rsidP="00000000" w:rsidRDefault="00000000" w:rsidRPr="00000000" w14:paraId="000003A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是否能形成稳定质量预期</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的审计在此场景中的角色是：</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质量与合规的“第三方证据源”。</w:t>
      </w:r>
      <w:r w:rsidDel="00000000" w:rsidR="00000000" w:rsidRPr="00000000">
        <w:rPr>
          <w:rtl w:val="0"/>
        </w:rPr>
      </w:r>
    </w:p>
    <w:p w:rsidR="00000000" w:rsidDel="00000000" w:rsidP="00000000" w:rsidRDefault="00000000" w:rsidRPr="00000000" w14:paraId="000003AE">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11.3.2 制度与标准接口方（Regulatory &amp; Certification）</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包括：</w:t>
      </w:r>
    </w:p>
    <w:p w:rsidR="00000000" w:rsidDel="00000000" w:rsidP="00000000" w:rsidRDefault="00000000" w:rsidRPr="00000000" w14:paraId="000003B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Global G.A.P. 等认证体系</w:t>
      </w:r>
    </w:p>
    <w:p w:rsidR="00000000" w:rsidDel="00000000" w:rsidP="00000000" w:rsidRDefault="00000000" w:rsidRPr="00000000" w14:paraId="000003B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FSMA 204 等法规框架</w:t>
      </w:r>
    </w:p>
    <w:p w:rsidR="00000000" w:rsidDel="00000000" w:rsidP="00000000" w:rsidRDefault="00000000" w:rsidRPr="00000000" w14:paraId="000003B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区域性监管或行业标准</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并不替代这些体系，而是：</w:t>
      </w:r>
    </w:p>
    <w:p w:rsidR="00000000" w:rsidDel="00000000" w:rsidP="00000000" w:rsidRDefault="00000000" w:rsidRPr="00000000" w14:paraId="000003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提供结构化、连续的过程数据</w:t>
      </w:r>
    </w:p>
    <w:p w:rsidR="00000000" w:rsidDel="00000000" w:rsidP="00000000" w:rsidRDefault="00000000" w:rsidRPr="00000000" w14:paraId="000003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将决策逻辑转化为可审计字段</w:t>
      </w:r>
    </w:p>
    <w:p w:rsidR="00000000" w:rsidDel="00000000" w:rsidP="00000000" w:rsidRDefault="00000000" w:rsidRPr="00000000" w14:paraId="000003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降低人工取证与事后补证成本</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在这些体系中，Sentinel 的价值不是“自动合规”，而是：</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让合规变成持续过程，而不是突击应付。</w:t>
      </w:r>
      <w:r w:rsidDel="00000000" w:rsidR="00000000" w:rsidRPr="00000000">
        <w:rPr>
          <w:rtl w:val="0"/>
        </w:rPr>
      </w:r>
    </w:p>
    <w:p w:rsidR="00000000" w:rsidDel="00000000" w:rsidP="00000000" w:rsidRDefault="00000000" w:rsidRPr="00000000" w14:paraId="000003BA">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11.3.3 风险与金融相关方（Risk &amp; Finance）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包括：</w:t>
      </w:r>
    </w:p>
    <w:p w:rsidR="00000000" w:rsidDel="00000000" w:rsidP="00000000" w:rsidRDefault="00000000" w:rsidRPr="00000000" w14:paraId="000003B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农业保险机构</w:t>
      </w:r>
    </w:p>
    <w:p w:rsidR="00000000" w:rsidDel="00000000" w:rsidP="00000000" w:rsidRDefault="00000000" w:rsidRPr="00000000" w14:paraId="000003B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金融与供应链金融方</w:t>
      </w:r>
    </w:p>
    <w:p w:rsidR="00000000" w:rsidDel="00000000" w:rsidP="00000000" w:rsidRDefault="00000000" w:rsidRPr="00000000" w14:paraId="000003B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采购预付款与保理方</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这些机构关心的核心问题是：</w:t>
      </w:r>
    </w:p>
    <w:p w:rsidR="00000000" w:rsidDel="00000000" w:rsidP="00000000" w:rsidRDefault="00000000" w:rsidRPr="00000000" w14:paraId="000003C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风险是否被提前识别</w:t>
      </w:r>
    </w:p>
    <w:p w:rsidR="00000000" w:rsidDel="00000000" w:rsidP="00000000" w:rsidRDefault="00000000" w:rsidRPr="00000000" w14:paraId="000003C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责任是否可被切分</w:t>
      </w:r>
    </w:p>
    <w:p w:rsidR="00000000" w:rsidDel="00000000" w:rsidP="00000000" w:rsidRDefault="00000000" w:rsidRPr="00000000" w14:paraId="000003C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是否存在“尽职免责”的证据</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的审计与执行记录，</w:t>
        <w:br w:type="textWrapping"/>
        <w:t xml:space="preserve">在此场景中具备直接金融意义。</w:t>
      </w:r>
    </w:p>
    <w:p w:rsidR="00000000" w:rsidDel="00000000" w:rsidP="00000000" w:rsidRDefault="00000000" w:rsidRPr="00000000" w14:paraId="000003C5">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11.4 审计资产如何在生态中流转</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V1.3.1 明确，Sentinel 的审计不是静态报告，而是：</w:t>
      </w:r>
    </w:p>
    <w:p w:rsidR="00000000" w:rsidDel="00000000" w:rsidP="00000000" w:rsidRDefault="00000000" w:rsidRPr="00000000" w14:paraId="000003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随生产周期动态更新</w:t>
      </w:r>
    </w:p>
    <w:p w:rsidR="00000000" w:rsidDel="00000000" w:rsidP="00000000" w:rsidRDefault="00000000" w:rsidRPr="00000000" w14:paraId="000003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可被多方调用</w:t>
      </w:r>
    </w:p>
    <w:p w:rsidR="00000000" w:rsidDel="00000000" w:rsidP="00000000" w:rsidRDefault="00000000" w:rsidRPr="00000000" w14:paraId="000003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可被引用而非复制</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典型路径包括：</w:t>
      </w:r>
    </w:p>
    <w:p w:rsidR="00000000" w:rsidDel="00000000" w:rsidP="00000000" w:rsidRDefault="00000000" w:rsidRPr="00000000" w14:paraId="000003C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生产 → 审计 → 采购定级</w:t>
      </w:r>
    </w:p>
    <w:p w:rsidR="00000000" w:rsidDel="00000000" w:rsidP="00000000" w:rsidRDefault="00000000" w:rsidRPr="00000000" w14:paraId="000003C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生产 → 审计 → 保险核保</w:t>
      </w:r>
    </w:p>
    <w:p w:rsidR="00000000" w:rsidDel="00000000" w:rsidP="00000000" w:rsidRDefault="00000000" w:rsidRPr="00000000" w14:paraId="000003C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生产 → 审计 → 金融授信</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一旦形成这种流转，Sentinel 就不再是“系统供应商”，</w:t>
        <w:br w:type="textWrapping"/>
        <w:t xml:space="preserve">而是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责任与信任的中介层</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D0">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11.5 为什么这种网络一旦形成就难以替代</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生态验证网络具备三个排他性特征：</w:t>
      </w:r>
    </w:p>
    <w:p w:rsidR="00000000" w:rsidDel="00000000" w:rsidP="00000000" w:rsidRDefault="00000000" w:rsidRPr="00000000" w14:paraId="000003D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制度黏性高</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一旦被采信，切换成本极高。</w:t>
      </w:r>
    </w:p>
    <w:p w:rsidR="00000000" w:rsidDel="00000000" w:rsidP="00000000" w:rsidRDefault="00000000" w:rsidRPr="00000000" w14:paraId="000003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信任积累慢</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无法通过补贴或营销快速复制。</w:t>
      </w:r>
    </w:p>
    <w:p w:rsidR="00000000" w:rsidDel="00000000" w:rsidP="00000000" w:rsidRDefault="00000000" w:rsidRPr="00000000" w14:paraId="000003D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失败容忍度低</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只有长期稳定表现的系统才能留存。</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这意味着后来者即便技术相当，也很难短期进入同一网络。</w:t>
      </w:r>
    </w:p>
    <w:p w:rsidR="00000000" w:rsidDel="00000000" w:rsidP="00000000" w:rsidRDefault="00000000" w:rsidRPr="00000000" w14:paraId="000003D7">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11.6 本章结论</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的长期价值不来自“客户数”，而来自：</w:t>
      </w:r>
    </w:p>
    <w:p w:rsidR="00000000" w:rsidDel="00000000" w:rsidP="00000000" w:rsidRDefault="00000000" w:rsidRPr="00000000" w14:paraId="000003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被多少关键节点采信</w:t>
      </w:r>
    </w:p>
    <w:p w:rsidR="00000000" w:rsidDel="00000000" w:rsidP="00000000" w:rsidRDefault="00000000" w:rsidRPr="00000000" w14:paraId="000003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在多少关键场景中承担责任</w:t>
      </w:r>
    </w:p>
    <w:p w:rsidR="00000000" w:rsidDel="00000000" w:rsidP="00000000" w:rsidRDefault="00000000" w:rsidRPr="00000000" w14:paraId="000003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是否成为制度默认接口</w:t>
      </w:r>
    </w:p>
    <w:p w:rsidR="00000000" w:rsidDel="00000000" w:rsidP="00000000" w:rsidRDefault="00000000" w:rsidRPr="00000000" w14:paraId="000003DD">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3"/>
        <w:rPr>
          <w:rFonts w:ascii="Microsoft Yahei" w:cs="Microsoft Yahei" w:eastAsia="Microsoft Yahei" w:hAnsi="Microsoft Yahei"/>
          <w:sz w:val="20"/>
          <w:szCs w:val="20"/>
        </w:rPr>
      </w:pPr>
      <w:bookmarkStart w:colFirst="0" w:colLast="0" w:name="_heading=h.oguyxydtai4m" w:id="11"/>
      <w:bookmarkEnd w:id="11"/>
      <w:r w:rsidDel="00000000" w:rsidR="00000000" w:rsidRPr="00000000">
        <w:rPr>
          <w:rFonts w:ascii="Microsoft Yahei" w:cs="Microsoft Yahei" w:eastAsia="Microsoft Yahei" w:hAnsi="Microsoft Yahei"/>
          <w:sz w:val="20"/>
          <w:szCs w:val="20"/>
          <w:rtl w:val="0"/>
        </w:rPr>
        <w:t xml:space="preserve">第 12 章 System Constraints &amp; Closing</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（系统约束与总收束｜什么不可变，什么仍可演进）</w:t>
      </w:r>
    </w:p>
    <w:p w:rsidR="00000000" w:rsidDel="00000000" w:rsidP="00000000" w:rsidRDefault="00000000" w:rsidRPr="00000000" w14:paraId="000003E0">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12.1 本章的角色说明</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本章不是总结性宣传，也不是愿景扩展，而是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对 Sentinel V1.3.1 的系统级约束进行冻结</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目的只有一个：</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明确哪些东西在未来 3–5 年内不可被商业压力、技术演进或市场机会所动摇。</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这使本白皮书成为真正意义上的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Single Source of Truth</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，而不是阶段性叙事产物。</w:t>
      </w:r>
    </w:p>
    <w:p w:rsidR="00000000" w:rsidDel="00000000" w:rsidP="00000000" w:rsidRDefault="00000000" w:rsidRPr="00000000" w14:paraId="000003E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12.2 四条不可变的系统约束（Hard Constraints）</w:t>
      </w:r>
    </w:p>
    <w:p w:rsidR="00000000" w:rsidDel="00000000" w:rsidP="00000000" w:rsidRDefault="00000000" w:rsidRPr="00000000" w14:paraId="000003E8">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12.2.1 决策闭环不可拆分</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不提供任何“单点能力产品”：</w:t>
      </w:r>
    </w:p>
    <w:p w:rsidR="00000000" w:rsidDel="00000000" w:rsidP="00000000" w:rsidRDefault="00000000" w:rsidRPr="00000000" w14:paraId="000003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不只做感知</w:t>
      </w:r>
    </w:p>
    <w:p w:rsidR="00000000" w:rsidDel="00000000" w:rsidP="00000000" w:rsidRDefault="00000000" w:rsidRPr="00000000" w14:paraId="000003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不只做预测</w:t>
      </w:r>
    </w:p>
    <w:p w:rsidR="00000000" w:rsidDel="00000000" w:rsidP="00000000" w:rsidRDefault="00000000" w:rsidRPr="00000000" w14:paraId="000003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不只做建议</w:t>
      </w:r>
    </w:p>
    <w:p w:rsidR="00000000" w:rsidDel="00000000" w:rsidP="00000000" w:rsidRDefault="00000000" w:rsidRPr="00000000" w14:paraId="000003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不只做审计</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任何脱离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感知 → 推理 → 处方 → 执行 → 审计</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 五段闭环的交付，</w:t>
        <w:br w:type="textWrapping"/>
        <w:t xml:space="preserve">都不被视为 Sentinel 产品的一部分。</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这是系统存在的前提，而非实现路径的选择。</w:t>
      </w:r>
    </w:p>
    <w:p w:rsidR="00000000" w:rsidDel="00000000" w:rsidP="00000000" w:rsidRDefault="00000000" w:rsidRPr="00000000" w14:paraId="000003F1">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12.2.2 处方必须结构化、可追责</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永远不输出“模糊建议”。</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所有处方必须包含：</w:t>
      </w:r>
    </w:p>
    <w:p w:rsidR="00000000" w:rsidDel="00000000" w:rsidP="00000000" w:rsidRDefault="00000000" w:rsidRPr="00000000" w14:paraId="000003F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明确对象</w:t>
      </w:r>
    </w:p>
    <w:p w:rsidR="00000000" w:rsidDel="00000000" w:rsidP="00000000" w:rsidRDefault="00000000" w:rsidRPr="00000000" w14:paraId="000003F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明确动作</w:t>
      </w:r>
    </w:p>
    <w:p w:rsidR="00000000" w:rsidDel="00000000" w:rsidP="00000000" w:rsidRDefault="00000000" w:rsidRPr="00000000" w14:paraId="000003F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明确剂量 / 频次</w:t>
      </w:r>
    </w:p>
    <w:p w:rsidR="00000000" w:rsidDel="00000000" w:rsidP="00000000" w:rsidRDefault="00000000" w:rsidRPr="00000000" w14:paraId="000003F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明确约束条件</w:t>
      </w:r>
    </w:p>
    <w:p w:rsidR="00000000" w:rsidDel="00000000" w:rsidP="00000000" w:rsidRDefault="00000000" w:rsidRPr="00000000" w14:paraId="000003F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明确验证方式</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如果某一场景无法满足这一要求，</w:t>
        <w:br w:type="textWrapping"/>
        <w:t xml:space="preserve">系统宁愿不介入，也不输出不可追责的判断。</w:t>
      </w:r>
    </w:p>
    <w:p w:rsidR="00000000" w:rsidDel="00000000" w:rsidP="00000000" w:rsidRDefault="00000000" w:rsidRPr="00000000" w14:paraId="000003FB">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12.2.3 终端中立不可被破坏</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不做硬件，不绑定单一执行工具，不形成封闭生态。</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任何试图通过：</w:t>
      </w:r>
    </w:p>
    <w:p w:rsidR="00000000" w:rsidDel="00000000" w:rsidP="00000000" w:rsidRDefault="00000000" w:rsidRPr="00000000" w14:paraId="000003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收购硬件厂商</w:t>
      </w:r>
    </w:p>
    <w:p w:rsidR="00000000" w:rsidDel="00000000" w:rsidP="00000000" w:rsidRDefault="00000000" w:rsidRPr="00000000" w14:paraId="000004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强制绑定执行端</w:t>
      </w:r>
    </w:p>
    <w:p w:rsidR="00000000" w:rsidDel="00000000" w:rsidP="00000000" w:rsidRDefault="00000000" w:rsidRPr="00000000" w14:paraId="000004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构建排他协议</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来换取短期控制力的行为，</w:t>
        <w:br w:type="textWrapping"/>
        <w:t xml:space="preserve">都会被视为对系统长期可扩展性的破坏。</w:t>
      </w:r>
    </w:p>
    <w:p w:rsidR="00000000" w:rsidDel="00000000" w:rsidP="00000000" w:rsidRDefault="00000000" w:rsidRPr="00000000" w14:paraId="00000403">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12.2.4 AI 永远是工具，而不是叙事主体</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不以模型能力作为核心卖点。</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所有 AI 能力都必须服务于三个目标：</w:t>
      </w:r>
    </w:p>
    <w:p w:rsidR="00000000" w:rsidDel="00000000" w:rsidP="00000000" w:rsidRDefault="00000000" w:rsidRPr="00000000" w14:paraId="000004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决策更可解释</w:t>
      </w:r>
    </w:p>
    <w:p w:rsidR="00000000" w:rsidDel="00000000" w:rsidP="00000000" w:rsidRDefault="00000000" w:rsidRPr="00000000" w14:paraId="000004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责任边界更清晰</w:t>
      </w:r>
    </w:p>
    <w:p w:rsidR="00000000" w:rsidDel="00000000" w:rsidP="00000000" w:rsidRDefault="00000000" w:rsidRPr="00000000" w14:paraId="0000040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审计更具制度兼容性</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任何无法被审计、无法被追责的“智能跃迁”，</w:t>
        <w:br w:type="textWrapping"/>
        <w:t xml:space="preserve">都不进入生产系统。</w:t>
      </w:r>
    </w:p>
    <w:p w:rsidR="00000000" w:rsidDel="00000000" w:rsidP="00000000" w:rsidRDefault="00000000" w:rsidRPr="00000000" w14:paraId="0000040B">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12.3 三个可演进的系统层面（Adaptive Layers）</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在上述硬约束之内，Sentinel 明确允许并鼓励演进的部分包括：</w:t>
      </w:r>
    </w:p>
    <w:p w:rsidR="00000000" w:rsidDel="00000000" w:rsidP="00000000" w:rsidRDefault="00000000" w:rsidRPr="00000000" w14:paraId="0000040E">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12.3.1 技术实现路径</w:t>
      </w:r>
    </w:p>
    <w:p w:rsidR="00000000" w:rsidDel="00000000" w:rsidP="00000000" w:rsidRDefault="00000000" w:rsidRPr="00000000" w14:paraId="0000041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模型形态</w:t>
      </w:r>
    </w:p>
    <w:p w:rsidR="00000000" w:rsidDel="00000000" w:rsidP="00000000" w:rsidRDefault="00000000" w:rsidRPr="00000000" w14:paraId="0000041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感知来源</w:t>
      </w:r>
    </w:p>
    <w:p w:rsidR="00000000" w:rsidDel="00000000" w:rsidP="00000000" w:rsidRDefault="00000000" w:rsidRPr="00000000" w14:paraId="0000041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推理架构</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只要不破坏闭环与责任结构，</w:t>
        <w:br w:type="textWrapping"/>
        <w:t xml:space="preserve">技术路径可持续演进。</w:t>
      </w:r>
    </w:p>
    <w:p w:rsidR="00000000" w:rsidDel="00000000" w:rsidP="00000000" w:rsidRDefault="00000000" w:rsidRPr="00000000" w14:paraId="00000414">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12.3.2 商业组合方式</w:t>
      </w:r>
    </w:p>
    <w:p w:rsidR="00000000" w:rsidDel="00000000" w:rsidP="00000000" w:rsidRDefault="00000000" w:rsidRPr="00000000" w14:paraId="0000041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收费结构比例</w:t>
      </w:r>
    </w:p>
    <w:p w:rsidR="00000000" w:rsidDel="00000000" w:rsidP="00000000" w:rsidRDefault="00000000" w:rsidRPr="00000000" w14:paraId="0000041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区域优先级</w:t>
      </w:r>
    </w:p>
    <w:p w:rsidR="00000000" w:rsidDel="00000000" w:rsidP="00000000" w:rsidRDefault="00000000" w:rsidRPr="00000000" w14:paraId="0000041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合作模式设计</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商业模式可以调整，但激励相容原则不可变。</w:t>
      </w:r>
    </w:p>
    <w:p w:rsidR="00000000" w:rsidDel="00000000" w:rsidP="00000000" w:rsidRDefault="00000000" w:rsidRPr="00000000" w14:paraId="0000041A">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5"/>
        <w:spacing w:line="240" w:lineRule="auto"/>
        <w:rPr>
          <w:rFonts w:ascii="Microsoft Yahei" w:cs="Microsoft Yahei" w:eastAsia="Microsoft Yahei" w:hAnsi="Microsoft Yahei"/>
          <w:color w:val="000000"/>
          <w:sz w:val="20"/>
          <w:szCs w:val="20"/>
        </w:rPr>
      </w:pPr>
      <w:r w:rsidDel="00000000" w:rsidR="00000000" w:rsidRPr="00000000">
        <w:rPr>
          <w:rFonts w:ascii="Microsoft Yahei" w:cs="Microsoft Yahei" w:eastAsia="Microsoft Yahei" w:hAnsi="Microsoft Yahei"/>
          <w:color w:val="000000"/>
          <w:sz w:val="20"/>
          <w:szCs w:val="20"/>
          <w:rtl w:val="0"/>
        </w:rPr>
        <w:t xml:space="preserve">12.3.3 作物与区域扩展顺序</w:t>
      </w:r>
    </w:p>
    <w:p w:rsidR="00000000" w:rsidDel="00000000" w:rsidP="00000000" w:rsidRDefault="00000000" w:rsidRPr="00000000" w14:paraId="0000041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样板作物可能变化</w:t>
      </w:r>
    </w:p>
    <w:p w:rsidR="00000000" w:rsidDel="00000000" w:rsidP="00000000" w:rsidRDefault="00000000" w:rsidRPr="00000000" w14:paraId="0000041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市场进入节奏可调整</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但任何扩展都必须重新通过“五项评分卡”验证。</w:t>
      </w:r>
    </w:p>
    <w:p w:rsidR="00000000" w:rsidDel="00000000" w:rsidP="00000000" w:rsidRDefault="00000000" w:rsidRPr="00000000" w14:paraId="0000041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12.4 V1.3.1 相对于 V1.2 与 V1.3 的最终定位</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相对于 V1.2</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V1.3.1 完成了从“风险缓释系统”到“风险治理 + 收入解锁双层系统”的升级，但保留了对不确定性的敬畏。</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相对于 V1.3</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V1.3.1 修复了进攻叙事中的结构性风险：</w:t>
      </w:r>
    </w:p>
    <w:p w:rsidR="00000000" w:rsidDel="00000000" w:rsidP="00000000" w:rsidRDefault="00000000" w:rsidRPr="00000000" w14:paraId="0000042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补齐生物学上限</w:t>
      </w:r>
    </w:p>
    <w:p w:rsidR="00000000" w:rsidDel="00000000" w:rsidP="00000000" w:rsidRDefault="00000000" w:rsidRPr="00000000" w14:paraId="0000042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明确责任与执行边界</w:t>
      </w:r>
    </w:p>
    <w:p w:rsidR="00000000" w:rsidDel="00000000" w:rsidP="00000000" w:rsidRDefault="00000000" w:rsidRPr="00000000" w14:paraId="0000042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恢复团队与生态信任闭环</w:t>
      </w:r>
    </w:p>
    <w:p w:rsidR="00000000" w:rsidDel="00000000" w:rsidP="00000000" w:rsidRDefault="00000000" w:rsidRPr="00000000" w14:paraId="0000042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将审计从概念落到制度接口</w:t>
      </w:r>
    </w:p>
    <w:p w:rsidR="00000000" w:rsidDel="00000000" w:rsidP="00000000" w:rsidRDefault="00000000" w:rsidRPr="00000000" w14:paraId="00000427">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4"/>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12.5 最终结论</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的目标不是成为：</w:t>
      </w:r>
    </w:p>
    <w:p w:rsidR="00000000" w:rsidDel="00000000" w:rsidP="00000000" w:rsidRDefault="00000000" w:rsidRPr="00000000" w14:paraId="0000042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最大的农业 AI 公司</w:t>
      </w:r>
    </w:p>
    <w:p w:rsidR="00000000" w:rsidDel="00000000" w:rsidP="00000000" w:rsidRDefault="00000000" w:rsidRPr="00000000" w14:paraId="0000042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覆盖作物最多的平台</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而是成为：</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在高不确定性农业中，</w:t>
        <w:br w:type="textWrapping"/>
        <w:t xml:space="preserve">第一个、也是最可信的“可被追责的决策系统”。</w:t>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当这个位置被占据，</w:t>
        <w:br w:type="textWrapping"/>
        <w:t xml:space="preserve">规模、收入与影响力将是自然结果，而不是前置目标。</w:t>
      </w:r>
    </w:p>
    <w:p w:rsidR="00000000" w:rsidDel="00000000" w:rsidP="00000000" w:rsidRDefault="00000000" w:rsidRPr="00000000" w14:paraId="0000042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 Sentinel 内部战略白皮书 V1.3.1（正文完）</w:t>
      </w:r>
      <w:r w:rsidDel="00000000" w:rsidR="00000000" w:rsidRPr="00000000">
        <w:rPr>
          <w:rtl w:val="0"/>
        </w:rPr>
      </w:r>
    </w:p>
    <w:p w:rsidR="00000000" w:rsidDel="00000000" w:rsidP="00000000" w:rsidRDefault="00000000" w:rsidRPr="00000000" w14:paraId="00000431">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1"/>
        <w:spacing w:line="240" w:lineRule="auto"/>
        <w:rPr>
          <w:rFonts w:ascii="Microsoft Yahei" w:cs="Microsoft Yahei" w:eastAsia="Microsoft Yahei" w:hAnsi="Microsoft Yahei"/>
          <w:color w:val="000000"/>
          <w:sz w:val="20"/>
          <w:szCs w:val="20"/>
        </w:rPr>
      </w:pPr>
      <w:bookmarkStart w:colFirst="0" w:colLast="0" w:name="_heading=h.losfbzcdsd5k" w:id="12"/>
      <w:bookmarkEnd w:id="12"/>
      <w:r w:rsidDel="00000000" w:rsidR="00000000" w:rsidRPr="00000000">
        <w:rPr>
          <w:rFonts w:ascii="Microsoft Yahei" w:cs="Microsoft Yahei" w:eastAsia="Microsoft Yahei" w:hAnsi="Microsoft Yahei"/>
          <w:color w:val="000000"/>
          <w:sz w:val="20"/>
          <w:szCs w:val="20"/>
          <w:rtl w:val="0"/>
        </w:rPr>
        <w:t xml:space="preserve">附录 A｜名词与定义（Glossary &amp; Definitions）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本附录用于统一 Sentinel 内部与对外沟通中的核心概念定义。</w:t>
        <w:br w:type="textWrapping"/>
        <w:t xml:space="preserve">所有术语在正文中仅首次完整定义，后续章节均以本附录为唯一语义来源（Single Source of Truth）。</w:t>
      </w:r>
    </w:p>
    <w:p w:rsidR="00000000" w:rsidDel="00000000" w:rsidP="00000000" w:rsidRDefault="00000000" w:rsidRPr="00000000" w14:paraId="00000434">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spacing w:line="240" w:lineRule="auto"/>
        <w:rPr>
          <w:rFonts w:ascii="Microsoft Yahei" w:cs="Microsoft Yahei" w:eastAsia="Microsoft Yahei" w:hAnsi="Microsoft Yahei"/>
          <w:color w:val="000000"/>
          <w:sz w:val="20"/>
          <w:szCs w:val="20"/>
        </w:rPr>
      </w:pPr>
      <w:bookmarkStart w:colFirst="0" w:colLast="0" w:name="_heading=h.p5jyybao1yo" w:id="13"/>
      <w:bookmarkEnd w:id="13"/>
      <w:r w:rsidDel="00000000" w:rsidR="00000000" w:rsidRPr="00000000">
        <w:rPr>
          <w:rFonts w:ascii="Microsoft Yahei" w:cs="Microsoft Yahei" w:eastAsia="Microsoft Yahei" w:hAnsi="Microsoft Yahei"/>
          <w:color w:val="000000"/>
          <w:sz w:val="20"/>
          <w:szCs w:val="20"/>
          <w:rtl w:val="0"/>
        </w:rPr>
        <w:t xml:space="preserve">A.1 Sentinel</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Sentinel 是一个面向农业高价值场景的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决策操作系统（Decision Operating System, Decision OS）</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，用于在高不确定性条件下，生成、执行与审计可承担责任的农业决策。</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解释与边界</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不是</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39">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农业 SaaS 工具集合</w:t>
      </w:r>
    </w:p>
    <w:p w:rsidR="00000000" w:rsidDel="00000000" w:rsidP="00000000" w:rsidRDefault="00000000" w:rsidRPr="00000000" w14:paraId="0000043A">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单一 AI 模型</w:t>
      </w:r>
    </w:p>
    <w:p w:rsidR="00000000" w:rsidDel="00000000" w:rsidP="00000000" w:rsidRDefault="00000000" w:rsidRPr="00000000" w14:paraId="0000043B">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农机或传感器制造商</w:t>
      </w:r>
    </w:p>
    <w:p w:rsidR="00000000" w:rsidDel="00000000" w:rsidP="00000000" w:rsidRDefault="00000000" w:rsidRPr="00000000" w14:paraId="0000043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是</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3D">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位于“感知 → 推理 → 处方 → 执行 → 审计”之间的</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决策编排层</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一个对“决策后果”承担结构性责任的系统</w:t>
      </w:r>
    </w:p>
    <w:p w:rsidR="00000000" w:rsidDel="00000000" w:rsidP="00000000" w:rsidRDefault="00000000" w:rsidRPr="00000000" w14:paraId="0000043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spacing w:line="240" w:lineRule="auto"/>
        <w:rPr>
          <w:rFonts w:ascii="Microsoft Yahei" w:cs="Microsoft Yahei" w:eastAsia="Microsoft Yahei" w:hAnsi="Microsoft Yahei"/>
          <w:color w:val="000000"/>
          <w:sz w:val="20"/>
          <w:szCs w:val="20"/>
        </w:rPr>
      </w:pPr>
      <w:bookmarkStart w:colFirst="0" w:colLast="0" w:name="_heading=h.wq0b10mexyak" w:id="14"/>
      <w:bookmarkEnd w:id="14"/>
      <w:r w:rsidDel="00000000" w:rsidR="00000000" w:rsidRPr="00000000">
        <w:rPr>
          <w:rFonts w:ascii="Microsoft Yahei" w:cs="Microsoft Yahei" w:eastAsia="Microsoft Yahei" w:hAnsi="Microsoft Yahei"/>
          <w:color w:val="000000"/>
          <w:sz w:val="20"/>
          <w:szCs w:val="20"/>
          <w:rtl w:val="0"/>
        </w:rPr>
        <w:t xml:space="preserve">A.2 决策操作系统（Decision Operating System, Decision OS）</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Decision OS 是指：</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能够在真实世界中，持续运行、可回滚、可审计，并对结果负责的决策系统。</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关键特征</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决策不是一次性输出，而是持续运行</w:t>
      </w:r>
    </w:p>
    <w:p w:rsidR="00000000" w:rsidDel="00000000" w:rsidP="00000000" w:rsidRDefault="00000000" w:rsidRPr="00000000" w14:paraId="0000044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决策结果必须能被验证与复盘</w:t>
      </w:r>
    </w:p>
    <w:p w:rsidR="00000000" w:rsidDel="00000000" w:rsidP="00000000" w:rsidRDefault="00000000" w:rsidRPr="00000000" w14:paraId="0000044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决策责任可被明确归因</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与传统系统的区别</w:t>
      </w:r>
      <w:r w:rsidDel="00000000" w:rsidR="00000000" w:rsidRPr="00000000">
        <w:rPr>
          <w:rtl w:val="0"/>
        </w:rPr>
      </w:r>
    </w:p>
    <w:tbl>
      <w:tblPr>
        <w:tblStyle w:val="Table1"/>
        <w:tblW w:w="3810.0" w:type="dxa"/>
        <w:jc w:val="left"/>
        <w:tblLayout w:type="fixed"/>
        <w:tblLook w:val="0400"/>
      </w:tblPr>
      <w:tblGrid>
        <w:gridCol w:w="1275"/>
        <w:gridCol w:w="1060"/>
        <w:gridCol w:w="1475"/>
        <w:tblGridChange w:id="0">
          <w:tblGrid>
            <w:gridCol w:w="1275"/>
            <w:gridCol w:w="1060"/>
            <w:gridCol w:w="1475"/>
          </w:tblGrid>
        </w:tblGridChange>
      </w:tblGrid>
      <w:tr>
        <w:trPr>
          <w:cantSplit w:val="0"/>
          <w:tblHeader w:val="1"/>
        </w:trPr>
        <w:tc>
          <w:tcPr>
            <w:vAlign w:val="center"/>
          </w:tcPr>
          <w:p w:rsidR="00000000" w:rsidDel="00000000" w:rsidP="00000000" w:rsidRDefault="00000000" w:rsidRPr="00000000" w14:paraId="00000448">
            <w:pPr>
              <w:spacing w:line="240" w:lineRule="auto"/>
              <w:jc w:val="center"/>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系统类型</w:t>
            </w:r>
          </w:p>
        </w:tc>
        <w:tc>
          <w:tcPr>
            <w:vAlign w:val="center"/>
          </w:tcPr>
          <w:p w:rsidR="00000000" w:rsidDel="00000000" w:rsidP="00000000" w:rsidRDefault="00000000" w:rsidRPr="00000000" w14:paraId="00000449">
            <w:pPr>
              <w:spacing w:line="240" w:lineRule="auto"/>
              <w:jc w:val="center"/>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是否可审计</w:t>
            </w:r>
          </w:p>
        </w:tc>
        <w:tc>
          <w:tcPr>
            <w:vAlign w:val="center"/>
          </w:tcPr>
          <w:p w:rsidR="00000000" w:rsidDel="00000000" w:rsidP="00000000" w:rsidRDefault="00000000" w:rsidRPr="00000000" w14:paraId="0000044A">
            <w:pPr>
              <w:spacing w:line="240" w:lineRule="auto"/>
              <w:jc w:val="center"/>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是否对结果负责</w:t>
            </w:r>
          </w:p>
        </w:tc>
      </w:tr>
      <w:tr>
        <w:trPr>
          <w:cantSplit w:val="0"/>
          <w:tblHeader w:val="0"/>
        </w:trPr>
        <w:tc>
          <w:tcPr>
            <w:vAlign w:val="center"/>
          </w:tcPr>
          <w:p w:rsidR="00000000" w:rsidDel="00000000" w:rsidP="00000000" w:rsidRDefault="00000000" w:rsidRPr="00000000" w14:paraId="0000044B">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农业咨询</w:t>
            </w:r>
          </w:p>
        </w:tc>
        <w:tc>
          <w:tcPr>
            <w:vAlign w:val="center"/>
          </w:tcPr>
          <w:p w:rsidR="00000000" w:rsidDel="00000000" w:rsidP="00000000" w:rsidRDefault="00000000" w:rsidRPr="00000000" w14:paraId="0000044C">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否</w:t>
            </w:r>
          </w:p>
        </w:tc>
        <w:tc>
          <w:tcPr>
            <w:vAlign w:val="center"/>
          </w:tcPr>
          <w:p w:rsidR="00000000" w:rsidDel="00000000" w:rsidP="00000000" w:rsidRDefault="00000000" w:rsidRPr="00000000" w14:paraId="0000044D">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否</w:t>
            </w:r>
          </w:p>
        </w:tc>
      </w:tr>
      <w:tr>
        <w:trPr>
          <w:cantSplit w:val="0"/>
          <w:tblHeader w:val="0"/>
        </w:trPr>
        <w:tc>
          <w:tcPr>
            <w:vAlign w:val="center"/>
          </w:tcPr>
          <w:p w:rsidR="00000000" w:rsidDel="00000000" w:rsidP="00000000" w:rsidRDefault="00000000" w:rsidRPr="00000000" w14:paraId="0000044E">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AI 预测工具</w:t>
            </w:r>
          </w:p>
        </w:tc>
        <w:tc>
          <w:tcPr>
            <w:vAlign w:val="center"/>
          </w:tcPr>
          <w:p w:rsidR="00000000" w:rsidDel="00000000" w:rsidP="00000000" w:rsidRDefault="00000000" w:rsidRPr="00000000" w14:paraId="0000044F">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部分</w:t>
            </w:r>
          </w:p>
        </w:tc>
        <w:tc>
          <w:tcPr>
            <w:vAlign w:val="center"/>
          </w:tcPr>
          <w:p w:rsidR="00000000" w:rsidDel="00000000" w:rsidP="00000000" w:rsidRDefault="00000000" w:rsidRPr="00000000" w14:paraId="00000450">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否</w:t>
            </w:r>
          </w:p>
        </w:tc>
      </w:tr>
      <w:tr>
        <w:trPr>
          <w:cantSplit w:val="0"/>
          <w:tblHeader w:val="0"/>
        </w:trPr>
        <w:tc>
          <w:tcPr>
            <w:vAlign w:val="center"/>
          </w:tcPr>
          <w:p w:rsidR="00000000" w:rsidDel="00000000" w:rsidP="00000000" w:rsidRDefault="00000000" w:rsidRPr="00000000" w14:paraId="00000451">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农业 SaaS</w:t>
            </w:r>
          </w:p>
        </w:tc>
        <w:tc>
          <w:tcPr>
            <w:vAlign w:val="center"/>
          </w:tcPr>
          <w:p w:rsidR="00000000" w:rsidDel="00000000" w:rsidP="00000000" w:rsidRDefault="00000000" w:rsidRPr="00000000" w14:paraId="00000452">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否</w:t>
            </w:r>
          </w:p>
        </w:tc>
        <w:tc>
          <w:tcPr>
            <w:vAlign w:val="center"/>
          </w:tcPr>
          <w:p w:rsidR="00000000" w:rsidDel="00000000" w:rsidP="00000000" w:rsidRDefault="00000000" w:rsidRPr="00000000" w14:paraId="00000453">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否</w:t>
            </w:r>
          </w:p>
        </w:tc>
      </w:tr>
      <w:tr>
        <w:trPr>
          <w:cantSplit w:val="0"/>
          <w:tblHeader w:val="0"/>
        </w:trPr>
        <w:tc>
          <w:tcPr>
            <w:vAlign w:val="center"/>
          </w:tcPr>
          <w:p w:rsidR="00000000" w:rsidDel="00000000" w:rsidP="00000000" w:rsidRDefault="00000000" w:rsidRPr="00000000" w14:paraId="00000454">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Decision OS</w:t>
            </w:r>
            <w:r w:rsidDel="00000000" w:rsidR="00000000" w:rsidRPr="00000000">
              <w:rPr>
                <w:rtl w:val="0"/>
              </w:rPr>
            </w:r>
          </w:p>
        </w:tc>
        <w:tc>
          <w:tcPr>
            <w:vAlign w:val="center"/>
          </w:tcPr>
          <w:p w:rsidR="00000000" w:rsidDel="00000000" w:rsidP="00000000" w:rsidRDefault="00000000" w:rsidRPr="00000000" w14:paraId="00000455">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是</w:t>
            </w:r>
            <w:r w:rsidDel="00000000" w:rsidR="00000000" w:rsidRPr="00000000">
              <w:rPr>
                <w:rtl w:val="0"/>
              </w:rPr>
            </w:r>
          </w:p>
        </w:tc>
        <w:tc>
          <w:tcPr>
            <w:vAlign w:val="center"/>
          </w:tcPr>
          <w:p w:rsidR="00000000" w:rsidDel="00000000" w:rsidP="00000000" w:rsidRDefault="00000000" w:rsidRPr="00000000" w14:paraId="00000456">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b w:val="1"/>
                <w:bCs w:val="1"/>
                <w:sz w:val="20"/>
                <w:szCs w:val="20"/>
                <w:rtl w:val="0"/>
              </w:rPr>
              <w:t xml:space="preserve">是（结构性）</w:t>
            </w:r>
            <w:r w:rsidDel="00000000" w:rsidR="00000000" w:rsidRPr="00000000">
              <w:rPr>
                <w:rtl w:val="0"/>
              </w:rPr>
            </w:r>
          </w:p>
        </w:tc>
      </w:tr>
    </w:tbl>
    <w:p w:rsidR="00000000" w:rsidDel="00000000" w:rsidP="00000000" w:rsidRDefault="00000000" w:rsidRPr="00000000" w14:paraId="00000457">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spacing w:line="240" w:lineRule="auto"/>
        <w:rPr>
          <w:rFonts w:ascii="Microsoft Yahei" w:cs="Microsoft Yahei" w:eastAsia="Microsoft Yahei" w:hAnsi="Microsoft Yahei"/>
          <w:color w:val="000000"/>
          <w:sz w:val="20"/>
          <w:szCs w:val="20"/>
        </w:rPr>
      </w:pPr>
      <w:bookmarkStart w:colFirst="0" w:colLast="0" w:name="_heading=h.xma07ub5m10w" w:id="15"/>
      <w:bookmarkEnd w:id="15"/>
      <w:r w:rsidDel="00000000" w:rsidR="00000000" w:rsidRPr="00000000">
        <w:rPr>
          <w:rFonts w:ascii="Microsoft Yahei" w:cs="Microsoft Yahei" w:eastAsia="Microsoft Yahei" w:hAnsi="Microsoft Yahei"/>
          <w:color w:val="000000"/>
          <w:sz w:val="20"/>
          <w:szCs w:val="20"/>
          <w:rtl w:val="0"/>
        </w:rPr>
        <w:t xml:space="preserve">A.3 五段闭环（Five-Stage Decision Loop）</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Sentinel 的核心运行机制，由以下五个不可拆分的阶段组成：</w:t>
      </w:r>
    </w:p>
    <w:p w:rsidR="00000000" w:rsidDel="00000000" w:rsidP="00000000" w:rsidRDefault="00000000" w:rsidRPr="00000000" w14:paraId="0000045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感知（Perception）</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推理（Reasoning）</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处方（Prescription）</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执行（Execution）</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审计（Audit）</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关键原则</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缺少任何一段，都不构成完整决策</w:t>
      </w:r>
    </w:p>
    <w:p w:rsidR="00000000" w:rsidDel="00000000" w:rsidP="00000000" w:rsidRDefault="00000000" w:rsidRPr="00000000" w14:paraId="0000046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系统价值不在“识别”或“预测”，而在</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闭环完成</w:t>
      </w:r>
      <w:r w:rsidDel="00000000" w:rsidR="00000000" w:rsidRPr="00000000">
        <w:rPr>
          <w:rtl w:val="0"/>
        </w:rPr>
      </w:r>
    </w:p>
    <w:p w:rsidR="00000000" w:rsidDel="00000000" w:rsidP="00000000" w:rsidRDefault="00000000" w:rsidRPr="00000000" w14:paraId="00000462">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spacing w:line="240" w:lineRule="auto"/>
        <w:rPr>
          <w:rFonts w:ascii="Microsoft Yahei" w:cs="Microsoft Yahei" w:eastAsia="Microsoft Yahei" w:hAnsi="Microsoft Yahei"/>
          <w:color w:val="000000"/>
          <w:sz w:val="20"/>
          <w:szCs w:val="20"/>
        </w:rPr>
      </w:pPr>
      <w:bookmarkStart w:colFirst="0" w:colLast="0" w:name="_heading=h.bnfyqgpp6z7g" w:id="16"/>
      <w:bookmarkEnd w:id="16"/>
      <w:r w:rsidDel="00000000" w:rsidR="00000000" w:rsidRPr="00000000">
        <w:rPr>
          <w:rFonts w:ascii="Microsoft Yahei" w:cs="Microsoft Yahei" w:eastAsia="Microsoft Yahei" w:hAnsi="Microsoft Yahei"/>
          <w:color w:val="000000"/>
          <w:sz w:val="20"/>
          <w:szCs w:val="20"/>
          <w:rtl w:val="0"/>
        </w:rPr>
        <w:t xml:space="preserve">A.4 感知（Perception）</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感知是指：</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系统对农业物理世界状态的持续、结构化采集。</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包括但不限于</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微气候数据（温度、湿度、露点）</w:t>
      </w:r>
    </w:p>
    <w:p w:rsidR="00000000" w:rsidDel="00000000" w:rsidP="00000000" w:rsidRDefault="00000000" w:rsidRPr="00000000" w14:paraId="0000046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生物压力指标（病虫害风险）</w:t>
      </w:r>
    </w:p>
    <w:p w:rsidR="00000000" w:rsidDel="00000000" w:rsidP="00000000" w:rsidRDefault="00000000" w:rsidRPr="00000000" w14:paraId="0000046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作物生长阶段</w:t>
      </w:r>
    </w:p>
    <w:p w:rsidR="00000000" w:rsidDel="00000000" w:rsidP="00000000" w:rsidRDefault="00000000" w:rsidRPr="00000000" w14:paraId="0000046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执行设备状态</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不包括</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单次人工观察</w:t>
      </w:r>
    </w:p>
    <w:p w:rsidR="00000000" w:rsidDel="00000000" w:rsidP="00000000" w:rsidRDefault="00000000" w:rsidRPr="00000000" w14:paraId="0000046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未结构化、不可复现的信息</w:t>
      </w:r>
    </w:p>
    <w:p w:rsidR="00000000" w:rsidDel="00000000" w:rsidP="00000000" w:rsidRDefault="00000000" w:rsidRPr="00000000" w14:paraId="0000046E">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spacing w:line="240" w:lineRule="auto"/>
        <w:rPr>
          <w:rFonts w:ascii="Microsoft Yahei" w:cs="Microsoft Yahei" w:eastAsia="Microsoft Yahei" w:hAnsi="Microsoft Yahei"/>
          <w:color w:val="000000"/>
          <w:sz w:val="20"/>
          <w:szCs w:val="20"/>
        </w:rPr>
      </w:pPr>
      <w:bookmarkStart w:colFirst="0" w:colLast="0" w:name="_heading=h.7ts9bvoruwu8" w:id="17"/>
      <w:bookmarkEnd w:id="17"/>
      <w:r w:rsidDel="00000000" w:rsidR="00000000" w:rsidRPr="00000000">
        <w:rPr>
          <w:rFonts w:ascii="Microsoft Yahei" w:cs="Microsoft Yahei" w:eastAsia="Microsoft Yahei" w:hAnsi="Microsoft Yahei"/>
          <w:color w:val="000000"/>
          <w:sz w:val="20"/>
          <w:szCs w:val="20"/>
          <w:rtl w:val="0"/>
        </w:rPr>
        <w:t xml:space="preserve">A.5 推理（Reasoning）</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推理是指：</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系统基于感知数据，对未来风险与决策后果进行因果判断的过程。</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说明</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推理可以使用 AI / 统计模型</w:t>
      </w:r>
    </w:p>
    <w:p w:rsidR="00000000" w:rsidDel="00000000" w:rsidP="00000000" w:rsidRDefault="00000000" w:rsidRPr="00000000" w14:paraId="0000047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但必须：</w:t>
      </w:r>
    </w:p>
    <w:p w:rsidR="00000000" w:rsidDel="00000000" w:rsidP="00000000" w:rsidRDefault="00000000" w:rsidRPr="00000000" w14:paraId="00000475">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可解释</w:t>
      </w:r>
    </w:p>
    <w:p w:rsidR="00000000" w:rsidDel="00000000" w:rsidP="00000000" w:rsidRDefault="00000000" w:rsidRPr="00000000" w14:paraId="00000476">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可追溯</w:t>
      </w:r>
    </w:p>
    <w:p w:rsidR="00000000" w:rsidDel="00000000" w:rsidP="00000000" w:rsidRDefault="00000000" w:rsidRPr="00000000" w14:paraId="0000047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服务于处方生成，而非独立存在</w:t>
      </w:r>
    </w:p>
    <w:p w:rsidR="00000000" w:rsidDel="00000000" w:rsidP="00000000" w:rsidRDefault="00000000" w:rsidRPr="00000000" w14:paraId="00000478">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spacing w:line="240" w:lineRule="auto"/>
        <w:rPr>
          <w:rFonts w:ascii="Microsoft Yahei" w:cs="Microsoft Yahei" w:eastAsia="Microsoft Yahei" w:hAnsi="Microsoft Yahei"/>
          <w:color w:val="000000"/>
          <w:sz w:val="20"/>
          <w:szCs w:val="20"/>
        </w:rPr>
      </w:pPr>
      <w:bookmarkStart w:colFirst="0" w:colLast="0" w:name="_heading=h.njjcr6d8pean" w:id="18"/>
      <w:bookmarkEnd w:id="18"/>
      <w:r w:rsidDel="00000000" w:rsidR="00000000" w:rsidRPr="00000000">
        <w:rPr>
          <w:rFonts w:ascii="Microsoft Yahei" w:cs="Microsoft Yahei" w:eastAsia="Microsoft Yahei" w:hAnsi="Microsoft Yahei"/>
          <w:color w:val="000000"/>
          <w:sz w:val="20"/>
          <w:szCs w:val="20"/>
          <w:rtl w:val="0"/>
        </w:rPr>
        <w:t xml:space="preserve">A.6 处方（Prescription）</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定义（核心定义）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处方是 Sentinel 输出的</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唯一有效决策指令格式</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，区别于建议（Recommendation）或提示（Insight）。</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处方必须包含五类字段</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对象（Object）</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：作用区域或作物</w:t>
      </w:r>
    </w:p>
    <w:p w:rsidR="00000000" w:rsidDel="00000000" w:rsidP="00000000" w:rsidRDefault="00000000" w:rsidRPr="00000000" w14:paraId="0000047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动作（Action）</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：明确可执行行为</w:t>
      </w:r>
    </w:p>
    <w:p w:rsidR="00000000" w:rsidDel="00000000" w:rsidP="00000000" w:rsidRDefault="00000000" w:rsidRPr="00000000" w14:paraId="0000047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剂量 / 频次（Dosage/Frequency）</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约束（Constraints）</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：合规、生物、时间限制</w:t>
      </w:r>
    </w:p>
    <w:p w:rsidR="00000000" w:rsidDel="00000000" w:rsidP="00000000" w:rsidRDefault="00000000" w:rsidRPr="00000000" w14:paraId="0000048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验证方式（Verification）</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：如何确认执行与结果</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关键原则</w:t>
      </w: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没有完整字段的，不是处方。</w:t>
      </w:r>
    </w:p>
    <w:p w:rsidR="00000000" w:rsidDel="00000000" w:rsidP="00000000" w:rsidRDefault="00000000" w:rsidRPr="00000000" w14:paraId="00000483">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spacing w:line="240" w:lineRule="auto"/>
        <w:rPr>
          <w:rFonts w:ascii="Microsoft Yahei" w:cs="Microsoft Yahei" w:eastAsia="Microsoft Yahei" w:hAnsi="Microsoft Yahei"/>
          <w:color w:val="000000"/>
          <w:sz w:val="20"/>
          <w:szCs w:val="20"/>
        </w:rPr>
      </w:pPr>
      <w:bookmarkStart w:colFirst="0" w:colLast="0" w:name="_heading=h.1ct6n9v2y48n" w:id="19"/>
      <w:bookmarkEnd w:id="19"/>
      <w:r w:rsidDel="00000000" w:rsidR="00000000" w:rsidRPr="00000000">
        <w:rPr>
          <w:rFonts w:ascii="Microsoft Yahei" w:cs="Microsoft Yahei" w:eastAsia="Microsoft Yahei" w:hAnsi="Microsoft Yahei"/>
          <w:color w:val="000000"/>
          <w:sz w:val="20"/>
          <w:szCs w:val="20"/>
          <w:rtl w:val="0"/>
        </w:rPr>
        <w:t xml:space="preserve">A.7 执行（Execution）</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执行是指：</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处方在真实世界中被第三方人员或设备完成的过程。</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Sentinel 的立场</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不直接执行</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监控执行一致性</w:t>
      </w:r>
      <w:r w:rsidDel="00000000" w:rsidR="00000000" w:rsidRPr="00000000">
        <w:rPr>
          <w:rtl w:val="0"/>
        </w:rPr>
      </w:r>
    </w:p>
    <w:p w:rsidR="00000000" w:rsidDel="00000000" w:rsidP="00000000" w:rsidRDefault="00000000" w:rsidRPr="00000000" w14:paraId="0000048A">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spacing w:line="240" w:lineRule="auto"/>
        <w:rPr>
          <w:rFonts w:ascii="Microsoft Yahei" w:cs="Microsoft Yahei" w:eastAsia="Microsoft Yahei" w:hAnsi="Microsoft Yahei"/>
          <w:color w:val="000000"/>
          <w:sz w:val="20"/>
          <w:szCs w:val="20"/>
        </w:rPr>
      </w:pPr>
      <w:bookmarkStart w:colFirst="0" w:colLast="0" w:name="_heading=h.j85xzlwxjhqt" w:id="20"/>
      <w:bookmarkEnd w:id="20"/>
      <w:r w:rsidDel="00000000" w:rsidR="00000000" w:rsidRPr="00000000">
        <w:rPr>
          <w:rFonts w:ascii="Microsoft Yahei" w:cs="Microsoft Yahei" w:eastAsia="Microsoft Yahei" w:hAnsi="Microsoft Yahei"/>
          <w:color w:val="000000"/>
          <w:sz w:val="20"/>
          <w:szCs w:val="20"/>
          <w:rtl w:val="0"/>
        </w:rPr>
        <w:t xml:space="preserve">A.8 执行指纹（Execution Fingerprint）</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执行指纹是指：</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用于验证执行是否与处方一致的一组可审计数据记录。</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示例</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时间戳</w:t>
      </w:r>
    </w:p>
    <w:p w:rsidR="00000000" w:rsidDel="00000000" w:rsidP="00000000" w:rsidRDefault="00000000" w:rsidRPr="00000000" w14:paraId="0000049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轨迹</w:t>
      </w:r>
    </w:p>
    <w:p w:rsidR="00000000" w:rsidDel="00000000" w:rsidP="00000000" w:rsidRDefault="00000000" w:rsidRPr="00000000" w14:paraId="0000049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作业区域覆盖率</w:t>
      </w:r>
    </w:p>
    <w:p w:rsidR="00000000" w:rsidDel="00000000" w:rsidP="00000000" w:rsidRDefault="00000000" w:rsidRPr="00000000" w14:paraId="0000049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操作参数</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战略意义</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解决“终端中立 vs 结果负责”的悖论</w:t>
      </w:r>
    </w:p>
    <w:p w:rsidR="00000000" w:rsidDel="00000000" w:rsidP="00000000" w:rsidRDefault="00000000" w:rsidRPr="00000000" w14:paraId="0000049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构建责任隔离防火墙</w:t>
      </w:r>
    </w:p>
    <w:p w:rsidR="00000000" w:rsidDel="00000000" w:rsidP="00000000" w:rsidRDefault="00000000" w:rsidRPr="00000000" w14:paraId="0000049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spacing w:line="240" w:lineRule="auto"/>
        <w:rPr>
          <w:rFonts w:ascii="Microsoft Yahei" w:cs="Microsoft Yahei" w:eastAsia="Microsoft Yahei" w:hAnsi="Microsoft Yahei"/>
          <w:color w:val="000000"/>
          <w:sz w:val="20"/>
          <w:szCs w:val="20"/>
        </w:rPr>
      </w:pPr>
      <w:bookmarkStart w:colFirst="0" w:colLast="0" w:name="_heading=h.say08pullzln" w:id="21"/>
      <w:bookmarkEnd w:id="21"/>
      <w:r w:rsidDel="00000000" w:rsidR="00000000" w:rsidRPr="00000000">
        <w:rPr>
          <w:rFonts w:ascii="Microsoft Yahei" w:cs="Microsoft Yahei" w:eastAsia="Microsoft Yahei" w:hAnsi="Microsoft Yahei"/>
          <w:color w:val="000000"/>
          <w:sz w:val="20"/>
          <w:szCs w:val="20"/>
          <w:rtl w:val="0"/>
        </w:rPr>
        <w:t xml:space="preserve">A.9 审计（Audit）</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审计是指：</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对决策依据、执行过程与结果进行结构化记录与责任标注的机制。</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注意</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审计不是事后检查</w:t>
      </w:r>
    </w:p>
    <w:p w:rsidR="00000000" w:rsidDel="00000000" w:rsidP="00000000" w:rsidRDefault="00000000" w:rsidRPr="00000000" w14:paraId="0000049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而是决策系统的一部分</w:t>
      </w:r>
    </w:p>
    <w:p w:rsidR="00000000" w:rsidDel="00000000" w:rsidP="00000000" w:rsidRDefault="00000000" w:rsidRPr="00000000" w14:paraId="0000049D">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spacing w:line="240" w:lineRule="auto"/>
        <w:rPr>
          <w:rFonts w:ascii="Microsoft Yahei" w:cs="Microsoft Yahei" w:eastAsia="Microsoft Yahei" w:hAnsi="Microsoft Yahei"/>
          <w:color w:val="000000"/>
          <w:sz w:val="20"/>
          <w:szCs w:val="20"/>
        </w:rPr>
      </w:pPr>
      <w:bookmarkStart w:colFirst="0" w:colLast="0" w:name="_heading=h.pp3800ntyspy" w:id="22"/>
      <w:bookmarkEnd w:id="22"/>
      <w:r w:rsidDel="00000000" w:rsidR="00000000" w:rsidRPr="00000000">
        <w:rPr>
          <w:rFonts w:ascii="Microsoft Yahei" w:cs="Microsoft Yahei" w:eastAsia="Microsoft Yahei" w:hAnsi="Microsoft Yahei"/>
          <w:color w:val="000000"/>
          <w:sz w:val="20"/>
          <w:szCs w:val="20"/>
          <w:rtl w:val="0"/>
        </w:rPr>
        <w:t xml:space="preserve">A.10 审计资产（Audit Asset）</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审计资产是指：</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可被第三方（渠道、监管、保险）采信的决策与执行证据集合。</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潜在用途</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市场准入</w:t>
      </w:r>
    </w:p>
    <w:p w:rsidR="00000000" w:rsidDel="00000000" w:rsidP="00000000" w:rsidRDefault="00000000" w:rsidRPr="00000000" w14:paraId="000004A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合规证明（GAP / FSMA 204）</w:t>
      </w:r>
    </w:p>
    <w:p w:rsidR="00000000" w:rsidDel="00000000" w:rsidP="00000000" w:rsidRDefault="00000000" w:rsidRPr="00000000" w14:paraId="000004A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保险免责</w:t>
      </w:r>
    </w:p>
    <w:p w:rsidR="00000000" w:rsidDel="00000000" w:rsidP="00000000" w:rsidRDefault="00000000" w:rsidRPr="00000000" w14:paraId="000004A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供应链定级</w:t>
      </w:r>
    </w:p>
    <w:p w:rsidR="00000000" w:rsidDel="00000000" w:rsidP="00000000" w:rsidRDefault="00000000" w:rsidRPr="00000000" w14:paraId="000004A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spacing w:line="240" w:lineRule="auto"/>
        <w:rPr>
          <w:rFonts w:ascii="Microsoft Yahei" w:cs="Microsoft Yahei" w:eastAsia="Microsoft Yahei" w:hAnsi="Microsoft Yahei"/>
          <w:color w:val="000000"/>
          <w:sz w:val="20"/>
          <w:szCs w:val="20"/>
        </w:rPr>
      </w:pPr>
      <w:bookmarkStart w:colFirst="0" w:colLast="0" w:name="_heading=h.p8z7gswheit2" w:id="23"/>
      <w:bookmarkEnd w:id="23"/>
      <w:r w:rsidDel="00000000" w:rsidR="00000000" w:rsidRPr="00000000">
        <w:rPr>
          <w:rFonts w:ascii="Microsoft Yahei" w:cs="Microsoft Yahei" w:eastAsia="Microsoft Yahei" w:hAnsi="Microsoft Yahei"/>
          <w:color w:val="000000"/>
          <w:sz w:val="20"/>
          <w:szCs w:val="20"/>
          <w:rtl w:val="0"/>
        </w:rPr>
        <w:t xml:space="preserve">A.11 主动式系统（Proactive System）</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主动式系统是指：</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在风险发生前主动监测、判断并下发处方，而非等待用户提问。</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关键结论</w:t>
      </w: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主动式不是体验升级，而是闭环能否运行的前提。</w:t>
      </w:r>
    </w:p>
    <w:p w:rsidR="00000000" w:rsidDel="00000000" w:rsidP="00000000" w:rsidRDefault="00000000" w:rsidRPr="00000000" w14:paraId="000004AC">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spacing w:line="240" w:lineRule="auto"/>
        <w:rPr>
          <w:rFonts w:ascii="Microsoft Yahei" w:cs="Microsoft Yahei" w:eastAsia="Microsoft Yahei" w:hAnsi="Microsoft Yahei"/>
          <w:color w:val="000000"/>
          <w:sz w:val="20"/>
          <w:szCs w:val="20"/>
        </w:rPr>
      </w:pPr>
      <w:bookmarkStart w:colFirst="0" w:colLast="0" w:name="_heading=h.1rsctfedrtm4" w:id="24"/>
      <w:bookmarkEnd w:id="24"/>
      <w:r w:rsidDel="00000000" w:rsidR="00000000" w:rsidRPr="00000000">
        <w:rPr>
          <w:rFonts w:ascii="Microsoft Yahei" w:cs="Microsoft Yahei" w:eastAsia="Microsoft Yahei" w:hAnsi="Microsoft Yahei"/>
          <w:color w:val="000000"/>
          <w:sz w:val="20"/>
          <w:szCs w:val="20"/>
          <w:rtl w:val="0"/>
        </w:rPr>
        <w:t xml:space="preserve">A.12 决策真空（Decision Vacuum）</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决策真空是指：</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在关键时间窗口内，存在风险，但缺乏可承担责任的决策依据。</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典型表现</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禁喷期</w:t>
      </w:r>
    </w:p>
    <w:p w:rsidR="00000000" w:rsidDel="00000000" w:rsidP="00000000" w:rsidRDefault="00000000" w:rsidRPr="00000000" w14:paraId="000004B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采前合规窗口</w:t>
      </w:r>
    </w:p>
    <w:p w:rsidR="00000000" w:rsidDel="00000000" w:rsidP="00000000" w:rsidRDefault="00000000" w:rsidRPr="00000000" w14:paraId="000004B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极端天气前</w:t>
      </w:r>
    </w:p>
    <w:p w:rsidR="00000000" w:rsidDel="00000000" w:rsidP="00000000" w:rsidRDefault="00000000" w:rsidRPr="00000000" w14:paraId="000004B4">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spacing w:line="240" w:lineRule="auto"/>
        <w:rPr>
          <w:rFonts w:ascii="Microsoft Yahei" w:cs="Microsoft Yahei" w:eastAsia="Microsoft Yahei" w:hAnsi="Microsoft Yahei"/>
          <w:color w:val="000000"/>
          <w:sz w:val="20"/>
          <w:szCs w:val="20"/>
        </w:rPr>
      </w:pPr>
      <w:bookmarkStart w:colFirst="0" w:colLast="0" w:name="_heading=h.9xahvs4ubl98" w:id="25"/>
      <w:bookmarkEnd w:id="25"/>
      <w:r w:rsidDel="00000000" w:rsidR="00000000" w:rsidRPr="00000000">
        <w:rPr>
          <w:rFonts w:ascii="Microsoft Yahei" w:cs="Microsoft Yahei" w:eastAsia="Microsoft Yahei" w:hAnsi="Microsoft Yahei"/>
          <w:color w:val="000000"/>
          <w:sz w:val="20"/>
          <w:szCs w:val="20"/>
          <w:rtl w:val="0"/>
        </w:rPr>
        <w:t xml:space="preserve">A.13 生物学上限（Biological Ceiling）</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生物学上限是指：</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由品种基因与基础环境决定的理论最高产出与等级边界。</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Sentinel 的立场</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不创造超出生物学上限的结果</w:t>
      </w:r>
    </w:p>
    <w:p w:rsidR="00000000" w:rsidDel="00000000" w:rsidP="00000000" w:rsidRDefault="00000000" w:rsidRPr="00000000" w14:paraId="000004B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的价值在于减少因决策失误导致的降级</w:t>
      </w:r>
    </w:p>
    <w:p w:rsidR="00000000" w:rsidDel="00000000" w:rsidP="00000000" w:rsidRDefault="00000000" w:rsidRPr="00000000" w14:paraId="000004BB">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spacing w:line="240" w:lineRule="auto"/>
        <w:rPr>
          <w:rFonts w:ascii="Microsoft Yahei" w:cs="Microsoft Yahei" w:eastAsia="Microsoft Yahei" w:hAnsi="Microsoft Yahei"/>
          <w:color w:val="000000"/>
          <w:sz w:val="20"/>
          <w:szCs w:val="20"/>
        </w:rPr>
      </w:pPr>
      <w:bookmarkStart w:colFirst="0" w:colLast="0" w:name="_heading=h.uewtdrt35g97" w:id="26"/>
      <w:bookmarkEnd w:id="26"/>
      <w:r w:rsidDel="00000000" w:rsidR="00000000" w:rsidRPr="00000000">
        <w:rPr>
          <w:rFonts w:ascii="Microsoft Yahei" w:cs="Microsoft Yahei" w:eastAsia="Microsoft Yahei" w:hAnsi="Microsoft Yahei"/>
          <w:color w:val="000000"/>
          <w:sz w:val="20"/>
          <w:szCs w:val="20"/>
          <w:rtl w:val="0"/>
        </w:rPr>
        <w:t xml:space="preserve">A.14 结构性收入流失（Structural Revenue Leakage, SRL）</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结构性收入流失是指：</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因决策失误、合规缺失或执行偏差，导致本可获得的等级溢价被系统性丢失。</w:t>
      </w:r>
    </w:p>
    <w:p w:rsidR="00000000" w:rsidDel="00000000" w:rsidP="00000000" w:rsidRDefault="00000000" w:rsidRPr="00000000" w14:paraId="000004B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spacing w:line="240" w:lineRule="auto"/>
        <w:rPr>
          <w:rFonts w:ascii="Microsoft Yahei" w:cs="Microsoft Yahei" w:eastAsia="Microsoft Yahei" w:hAnsi="Microsoft Yahei"/>
          <w:color w:val="000000"/>
          <w:sz w:val="20"/>
          <w:szCs w:val="20"/>
        </w:rPr>
      </w:pPr>
      <w:bookmarkStart w:colFirst="0" w:colLast="0" w:name="_heading=h.shxfv49eiv1n" w:id="27"/>
      <w:bookmarkEnd w:id="27"/>
      <w:r w:rsidDel="00000000" w:rsidR="00000000" w:rsidRPr="00000000">
        <w:rPr>
          <w:rFonts w:ascii="Microsoft Yahei" w:cs="Microsoft Yahei" w:eastAsia="Microsoft Yahei" w:hAnsi="Microsoft Yahei"/>
          <w:color w:val="000000"/>
          <w:sz w:val="20"/>
          <w:szCs w:val="20"/>
          <w:rtl w:val="0"/>
        </w:rPr>
        <w:t xml:space="preserve">A.15 双层价值模型（Dual-Layer Value Model）</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安全垫（Safety Net）</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br w:type="textWrapping"/>
        <w:t xml:space="preserve">防止不可逆损失，确保生存底线</w:t>
      </w:r>
    </w:p>
    <w:p w:rsidR="00000000" w:rsidDel="00000000" w:rsidP="00000000" w:rsidRDefault="00000000" w:rsidRPr="00000000" w14:paraId="000004C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增长引擎（Growth Engine）</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br w:type="textWrapping"/>
        <w:t xml:space="preserve">解锁等级溢价与结构性收入</w:t>
      </w:r>
    </w:p>
    <w:p w:rsidR="00000000" w:rsidDel="00000000" w:rsidP="00000000" w:rsidRDefault="00000000" w:rsidRPr="00000000" w14:paraId="000004C4">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spacing w:line="240" w:lineRule="auto"/>
        <w:rPr>
          <w:rFonts w:ascii="Microsoft Yahei" w:cs="Microsoft Yahei" w:eastAsia="Microsoft Yahei" w:hAnsi="Microsoft Yahei"/>
          <w:color w:val="000000"/>
          <w:sz w:val="20"/>
          <w:szCs w:val="20"/>
        </w:rPr>
      </w:pPr>
      <w:bookmarkStart w:colFirst="0" w:colLast="0" w:name="_heading=h.rkkp5vwmykeg" w:id="28"/>
      <w:bookmarkEnd w:id="28"/>
      <w:r w:rsidDel="00000000" w:rsidR="00000000" w:rsidRPr="00000000">
        <w:rPr>
          <w:rFonts w:ascii="Microsoft Yahei" w:cs="Microsoft Yahei" w:eastAsia="Microsoft Yahei" w:hAnsi="Microsoft Yahei"/>
          <w:color w:val="000000"/>
          <w:sz w:val="20"/>
          <w:szCs w:val="20"/>
          <w:rtl w:val="0"/>
        </w:rPr>
        <w:t xml:space="preserve">A.16 终端中立（Terminal Neutrality）</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Sentinel 不绑定、不销售、不替代任何具体硬件或农机终端。</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原因</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农业执行工具并不稀缺</w:t>
      </w:r>
    </w:p>
    <w:p w:rsidR="00000000" w:rsidDel="00000000" w:rsidP="00000000" w:rsidRDefault="00000000" w:rsidRPr="00000000" w14:paraId="000004C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稀缺的是跨终端的决策编排与责任结构</w:t>
      </w:r>
    </w:p>
    <w:p w:rsidR="00000000" w:rsidDel="00000000" w:rsidP="00000000" w:rsidRDefault="00000000" w:rsidRPr="00000000" w14:paraId="000004CA">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spacing w:line="240" w:lineRule="auto"/>
        <w:rPr>
          <w:rFonts w:ascii="Microsoft Yahei" w:cs="Microsoft Yahei" w:eastAsia="Microsoft Yahei" w:hAnsi="Microsoft Yahei"/>
          <w:color w:val="000000"/>
          <w:sz w:val="20"/>
          <w:szCs w:val="20"/>
        </w:rPr>
      </w:pPr>
      <w:bookmarkStart w:colFirst="0" w:colLast="0" w:name="_heading=h.eemlaxindfzr" w:id="29"/>
      <w:bookmarkEnd w:id="29"/>
      <w:r w:rsidDel="00000000" w:rsidR="00000000" w:rsidRPr="00000000">
        <w:rPr>
          <w:rFonts w:ascii="Microsoft Yahei" w:cs="Microsoft Yahei" w:eastAsia="Microsoft Yahei" w:hAnsi="Microsoft Yahei"/>
          <w:color w:val="000000"/>
          <w:sz w:val="20"/>
          <w:szCs w:val="20"/>
          <w:rtl w:val="0"/>
        </w:rPr>
        <w:t xml:space="preserve">A.17 激励相容（Incentive Compatibility）</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商业模式中，公司收益与客户长期利益方向一致，不因短期行为而产生冲突。</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Sentinel 的体现</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按结果或包季收费</w:t>
      </w:r>
    </w:p>
    <w:p w:rsidR="00000000" w:rsidDel="00000000" w:rsidP="00000000" w:rsidRDefault="00000000" w:rsidRPr="00000000" w14:paraId="000004C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不按“使用次数”收费</w:t>
      </w:r>
    </w:p>
    <w:p w:rsidR="00000000" w:rsidDel="00000000" w:rsidP="00000000" w:rsidRDefault="00000000" w:rsidRPr="00000000" w14:paraId="000004D0">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spacing w:line="240" w:lineRule="auto"/>
        <w:rPr>
          <w:rFonts w:ascii="Microsoft Yahei" w:cs="Microsoft Yahei" w:eastAsia="Microsoft Yahei" w:hAnsi="Microsoft Yahei"/>
          <w:color w:val="000000"/>
          <w:sz w:val="20"/>
          <w:szCs w:val="20"/>
        </w:rPr>
      </w:pPr>
      <w:bookmarkStart w:colFirst="0" w:colLast="0" w:name="_heading=h.ixkv897glz81" w:id="30"/>
      <w:bookmarkEnd w:id="30"/>
      <w:r w:rsidDel="00000000" w:rsidR="00000000" w:rsidRPr="00000000">
        <w:rPr>
          <w:rFonts w:ascii="Microsoft Yahei" w:cs="Microsoft Yahei" w:eastAsia="Microsoft Yahei" w:hAnsi="Microsoft Yahei"/>
          <w:color w:val="000000"/>
          <w:sz w:val="20"/>
          <w:szCs w:val="20"/>
          <w:rtl w:val="0"/>
        </w:rPr>
        <w:t xml:space="preserve">A.18 Grade A Uplift（一级果提升率）</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使用 Sentinel 后，一级果比例相对于基准管理方案的提升幅度。</w:t>
      </w:r>
    </w:p>
    <w:p w:rsidR="00000000" w:rsidDel="00000000" w:rsidP="00000000" w:rsidRDefault="00000000" w:rsidRPr="00000000" w14:paraId="000004D3">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spacing w:line="240" w:lineRule="auto"/>
        <w:rPr>
          <w:rFonts w:ascii="Microsoft Yahei" w:cs="Microsoft Yahei" w:eastAsia="Microsoft Yahei" w:hAnsi="Microsoft Yahei"/>
          <w:color w:val="000000"/>
          <w:sz w:val="20"/>
          <w:szCs w:val="20"/>
        </w:rPr>
      </w:pPr>
      <w:bookmarkStart w:colFirst="0" w:colLast="0" w:name="_heading=h.bfz00htwwegf" w:id="31"/>
      <w:bookmarkEnd w:id="31"/>
      <w:r w:rsidDel="00000000" w:rsidR="00000000" w:rsidRPr="00000000">
        <w:rPr>
          <w:rFonts w:ascii="Microsoft Yahei" w:cs="Microsoft Yahei" w:eastAsia="Microsoft Yahei" w:hAnsi="Microsoft Yahei"/>
          <w:color w:val="000000"/>
          <w:sz w:val="20"/>
          <w:szCs w:val="20"/>
          <w:rtl w:val="0"/>
        </w:rPr>
        <w:t xml:space="preserve">A.19 Revenue at Risk（风险敞口收入）</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在关键决策窗口内，若决策失败将面临降级或拒收风险的潜在收入总额。</w:t>
      </w:r>
    </w:p>
    <w:p w:rsidR="00000000" w:rsidDel="00000000" w:rsidP="00000000" w:rsidRDefault="00000000" w:rsidRPr="00000000" w14:paraId="000004D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spacing w:line="240" w:lineRule="auto"/>
        <w:rPr>
          <w:rFonts w:ascii="Microsoft Yahei" w:cs="Microsoft Yahei" w:eastAsia="Microsoft Yahei" w:hAnsi="Microsoft Yahei"/>
          <w:color w:val="000000"/>
          <w:sz w:val="20"/>
          <w:szCs w:val="20"/>
        </w:rPr>
      </w:pPr>
      <w:bookmarkStart w:colFirst="0" w:colLast="0" w:name="_heading=h.3hwdi6b5vn8a" w:id="32"/>
      <w:bookmarkEnd w:id="32"/>
      <w:r w:rsidDel="00000000" w:rsidR="00000000" w:rsidRPr="00000000">
        <w:rPr>
          <w:rFonts w:ascii="Microsoft Yahei" w:cs="Microsoft Yahei" w:eastAsia="Microsoft Yahei" w:hAnsi="Microsoft Yahei"/>
          <w:color w:val="000000"/>
          <w:sz w:val="20"/>
          <w:szCs w:val="20"/>
          <w:rtl w:val="0"/>
        </w:rPr>
        <w:t xml:space="preserve">A.20 Founder–Market Fit</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创始团队在认知、经验与责任承受能力上，与所解决问题的复杂性高度匹配。</w:t>
      </w:r>
    </w:p>
    <w:p w:rsidR="00000000" w:rsidDel="00000000" w:rsidP="00000000" w:rsidRDefault="00000000" w:rsidRPr="00000000" w14:paraId="000004D9">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spacing w:line="240" w:lineRule="auto"/>
        <w:rPr>
          <w:rFonts w:ascii="Microsoft Yahei" w:cs="Microsoft Yahei" w:eastAsia="Microsoft Yahei" w:hAnsi="Microsoft Yahei"/>
          <w:color w:val="000000"/>
          <w:sz w:val="20"/>
          <w:szCs w:val="20"/>
        </w:rPr>
      </w:pPr>
      <w:bookmarkStart w:colFirst="0" w:colLast="0" w:name="_heading=h.2f37acod6dzv" w:id="33"/>
      <w:bookmarkEnd w:id="33"/>
      <w:r w:rsidDel="00000000" w:rsidR="00000000" w:rsidRPr="00000000">
        <w:rPr>
          <w:rFonts w:ascii="Microsoft Yahei" w:cs="Microsoft Yahei" w:eastAsia="Microsoft Yahei" w:hAnsi="Microsoft Yahei"/>
          <w:color w:val="000000"/>
          <w:sz w:val="20"/>
          <w:szCs w:val="20"/>
          <w:rtl w:val="0"/>
        </w:rPr>
        <w:t xml:space="preserve">A.21 生态验证网络（Ecosystem Verification Network）</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定义</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由渠道商、监管机构、认证方组成的、采信 Sentinel 审计结果的外部网络。</w:t>
      </w:r>
    </w:p>
    <w:p w:rsidR="00000000" w:rsidDel="00000000" w:rsidP="00000000" w:rsidRDefault="00000000" w:rsidRPr="00000000" w14:paraId="000004DC">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rPr>
          <w:rFonts w:ascii="Microsoft Yahei" w:cs="Microsoft Yahei" w:eastAsia="Microsoft Yahei" w:hAnsi="Microsoft Yahei"/>
          <w:sz w:val="20"/>
          <w:szCs w:val="20"/>
        </w:rPr>
      </w:pPr>
      <w:bookmarkStart w:colFirst="0" w:colLast="0" w:name="_heading=h.zcblu7j9iiwz" w:id="34"/>
      <w:bookmarkEnd w:id="34"/>
      <w:r w:rsidDel="00000000" w:rsidR="00000000" w:rsidRPr="00000000">
        <w:rPr>
          <w:rFonts w:ascii="Microsoft Yahei" w:cs="Microsoft Yahei" w:eastAsia="Microsoft Yahei" w:hAnsi="Microsoft Yahei"/>
          <w:sz w:val="20"/>
          <w:szCs w:val="20"/>
          <w:rtl w:val="0"/>
        </w:rPr>
        <w:t xml:space="preserve">最后一句很重要</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这个术语表现在已经做到一件事：</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把 Sentinel 从“讲得通的 AI 农业项目”，锁定为“边界清晰、责任明确、可被审计的决策系统公司”。</w: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如果你愿意，下一步我可以帮你做两件之一：</w:t>
      </w:r>
    </w:p>
    <w:p w:rsidR="00000000" w:rsidDel="00000000" w:rsidP="00000000" w:rsidRDefault="00000000" w:rsidRPr="00000000" w14:paraId="000004E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把这些定义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逐条映射回正文章节，检查是否全部被正确使用</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或直接生成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“董事会阅读速查版（1 页）”术语压缩表</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你选。</w:t>
      </w:r>
    </w:p>
    <w:p w:rsidR="00000000" w:rsidDel="00000000" w:rsidP="00000000" w:rsidRDefault="00000000" w:rsidRPr="00000000" w14:paraId="000004E4">
      <w:pPr>
        <w:spacing w:line="240" w:lineRule="auto"/>
        <w:rPr>
          <w:rFonts w:ascii="Microsoft Yahei" w:cs="Microsoft Yahei" w:eastAsia="Microsoft Yahei" w:hAnsi="Microsoft Yahe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1"/>
        <w:spacing w:line="240" w:lineRule="auto"/>
        <w:rPr>
          <w:rFonts w:ascii="Microsoft Yahei" w:cs="Microsoft Yahei" w:eastAsia="Microsoft Yahei" w:hAnsi="Microsoft Yahei"/>
          <w:color w:val="000000"/>
          <w:sz w:val="20"/>
          <w:szCs w:val="20"/>
        </w:rPr>
      </w:pPr>
      <w:bookmarkStart w:colFirst="0" w:colLast="0" w:name="_heading=h.1ngl5iduixdg" w:id="35"/>
      <w:bookmarkEnd w:id="35"/>
      <w:r w:rsidDel="00000000" w:rsidR="00000000" w:rsidRPr="00000000">
        <w:rPr>
          <w:rFonts w:ascii="Microsoft Yahei" w:cs="Microsoft Yahei" w:eastAsia="Microsoft Yahei" w:hAnsi="Microsoft Yahei"/>
          <w:color w:val="000000"/>
          <w:sz w:val="20"/>
          <w:szCs w:val="20"/>
          <w:rtl w:val="0"/>
        </w:rPr>
        <w:t xml:space="preserve">Appendix H｜中国设施蓝莓样板方案（Decision Vacuum → Revenue Unlock）</w:t>
      </w:r>
    </w:p>
    <w:p w:rsidR="00000000" w:rsidDel="00000000" w:rsidP="00000000" w:rsidRDefault="00000000" w:rsidRPr="00000000" w14:paraId="000004E6">
      <w:pPr>
        <w:pStyle w:val="Heading2"/>
        <w:spacing w:line="240" w:lineRule="auto"/>
        <w:rPr>
          <w:rFonts w:ascii="Microsoft Yahei" w:cs="Microsoft Yahei" w:eastAsia="Microsoft Yahei" w:hAnsi="Microsoft Yahei"/>
          <w:color w:val="000000"/>
          <w:sz w:val="20"/>
          <w:szCs w:val="20"/>
        </w:rPr>
      </w:pPr>
      <w:bookmarkStart w:colFirst="0" w:colLast="0" w:name="_heading=h.g4cinw1nsmyp" w:id="36"/>
      <w:bookmarkEnd w:id="36"/>
      <w:r w:rsidDel="00000000" w:rsidR="00000000" w:rsidRPr="00000000">
        <w:rPr>
          <w:rFonts w:ascii="Microsoft Yahei" w:cs="Microsoft Yahei" w:eastAsia="Microsoft Yahei" w:hAnsi="Microsoft Yahei"/>
          <w:color w:val="000000"/>
          <w:sz w:val="20"/>
          <w:szCs w:val="20"/>
          <w:rtl w:val="0"/>
        </w:rPr>
        <w:t xml:space="preserve">H.1 作物与场景选择逻辑（为什么是蓝莓）</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蓝莓被选为 Sentinel 中国样板作物，并非因为“高科技”，而是因为其同时满足以下五个系统性条件：</w:t>
      </w:r>
    </w:p>
    <w:p w:rsidR="00000000" w:rsidDel="00000000" w:rsidP="00000000" w:rsidRDefault="00000000" w:rsidRPr="00000000" w14:paraId="000004E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高单位产值</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设施蓝莓亩产值显著高于常规果蔬，等级溢价清晰存在</w:t>
      </w:r>
    </w:p>
    <w:p w:rsidR="00000000" w:rsidDel="00000000" w:rsidP="00000000" w:rsidRDefault="00000000" w:rsidRPr="00000000" w14:paraId="000004E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等级差异决定性</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一级果与二级果之间存在 2–3 倍价差</w:t>
      </w:r>
    </w:p>
    <w:p w:rsidR="00000000" w:rsidDel="00000000" w:rsidP="00000000" w:rsidRDefault="00000000" w:rsidRPr="00000000" w14:paraId="000004E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关键决策窗口期高度集中</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病虫害风险与合规约束在采前短期内叠加</w:t>
      </w:r>
    </w:p>
    <w:p w:rsidR="00000000" w:rsidDel="00000000" w:rsidP="00000000" w:rsidRDefault="00000000" w:rsidRPr="00000000" w14:paraId="000004E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错误一次，损失不可逆</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禁喷期违规或误判，直接导致整棚降级或拒收</w:t>
      </w:r>
    </w:p>
    <w:p w:rsidR="00000000" w:rsidDel="00000000" w:rsidP="00000000" w:rsidRDefault="00000000" w:rsidRPr="00000000" w14:paraId="000004E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存在明确“决策真空”</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农户在关键时间点缺乏“既合规、又敢执行”的决策依据</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结论：</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蓝莓不是“容易作物”，而是</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最能暴露决策系统价值的作物</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EF">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spacing w:line="240" w:lineRule="auto"/>
        <w:rPr>
          <w:rFonts w:ascii="Microsoft Yahei" w:cs="Microsoft Yahei" w:eastAsia="Microsoft Yahei" w:hAnsi="Microsoft Yahei"/>
          <w:color w:val="000000"/>
          <w:sz w:val="20"/>
          <w:szCs w:val="20"/>
        </w:rPr>
      </w:pPr>
      <w:bookmarkStart w:colFirst="0" w:colLast="0" w:name="_heading=h.kka48abyblmt" w:id="37"/>
      <w:bookmarkEnd w:id="37"/>
      <w:r w:rsidDel="00000000" w:rsidR="00000000" w:rsidRPr="00000000">
        <w:rPr>
          <w:rFonts w:ascii="Microsoft Yahei" w:cs="Microsoft Yahei" w:eastAsia="Microsoft Yahei" w:hAnsi="Microsoft Yahei"/>
          <w:color w:val="000000"/>
          <w:sz w:val="20"/>
          <w:szCs w:val="20"/>
          <w:rtl w:val="0"/>
        </w:rPr>
        <w:t xml:space="preserve">H.2 决策真空的具体表现（采前禁喷期）</w:t>
      </w:r>
    </w:p>
    <w:p w:rsidR="00000000" w:rsidDel="00000000" w:rsidP="00000000" w:rsidRDefault="00000000" w:rsidRPr="00000000" w14:paraId="000004F1">
      <w:pPr>
        <w:pStyle w:val="Heading3"/>
        <w:rPr>
          <w:rFonts w:ascii="Microsoft Yahei" w:cs="Microsoft Yahei" w:eastAsia="Microsoft Yahei" w:hAnsi="Microsoft Yahei"/>
          <w:sz w:val="20"/>
          <w:szCs w:val="20"/>
        </w:rPr>
      </w:pPr>
      <w:bookmarkStart w:colFirst="0" w:colLast="0" w:name="_heading=h.5z2mgxcfzlg2" w:id="38"/>
      <w:bookmarkEnd w:id="38"/>
      <w:r w:rsidDel="00000000" w:rsidR="00000000" w:rsidRPr="00000000">
        <w:rPr>
          <w:rFonts w:ascii="Microsoft Yahei" w:cs="Microsoft Yahei" w:eastAsia="Microsoft Yahei" w:hAnsi="Microsoft Yahei"/>
          <w:sz w:val="20"/>
          <w:szCs w:val="20"/>
          <w:rtl w:val="0"/>
        </w:rPr>
        <w:t xml:space="preserve">核心矛盾</w:t>
      </w:r>
    </w:p>
    <w:p w:rsidR="00000000" w:rsidDel="00000000" w:rsidP="00000000" w:rsidRDefault="00000000" w:rsidRPr="00000000" w14:paraId="000004F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蓝莓采收前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PHI（Pre-Harvest Interval）禁喷期</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 通常为 7–14 天</w:t>
      </w:r>
    </w:p>
    <w:p w:rsidR="00000000" w:rsidDel="00000000" w:rsidP="00000000" w:rsidRDefault="00000000" w:rsidRPr="00000000" w14:paraId="000004F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同期往往是：</w:t>
      </w:r>
    </w:p>
    <w:p w:rsidR="00000000" w:rsidDel="00000000" w:rsidP="00000000" w:rsidRDefault="00000000" w:rsidRPr="00000000" w14:paraId="000004F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蓟马</w:t>
      </w:r>
    </w:p>
    <w:p w:rsidR="00000000" w:rsidDel="00000000" w:rsidP="00000000" w:rsidRDefault="00000000" w:rsidRPr="00000000" w14:paraId="000004F5">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果蝇</w:t>
      </w:r>
    </w:p>
    <w:p w:rsidR="00000000" w:rsidDel="00000000" w:rsidP="00000000" w:rsidRDefault="00000000" w:rsidRPr="00000000" w14:paraId="000004F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局部霉菌</w:t>
        <w:br w:type="textWrapping"/>
        <w:t xml:space="preserve">的高发窗口</w:t>
      </w:r>
    </w:p>
    <w:p w:rsidR="00000000" w:rsidDel="00000000" w:rsidP="00000000" w:rsidRDefault="00000000" w:rsidRPr="00000000" w14:paraId="000004F7">
      <w:pPr>
        <w:pStyle w:val="Heading3"/>
        <w:rPr>
          <w:rFonts w:ascii="Microsoft Yahei" w:cs="Microsoft Yahei" w:eastAsia="Microsoft Yahei" w:hAnsi="Microsoft Yahei"/>
          <w:sz w:val="20"/>
          <w:szCs w:val="20"/>
        </w:rPr>
      </w:pPr>
      <w:bookmarkStart w:colFirst="0" w:colLast="0" w:name="_heading=h.xozn1g9v8ydk" w:id="39"/>
      <w:bookmarkEnd w:id="39"/>
      <w:r w:rsidDel="00000000" w:rsidR="00000000" w:rsidRPr="00000000">
        <w:rPr>
          <w:rFonts w:ascii="Microsoft Yahei" w:cs="Microsoft Yahei" w:eastAsia="Microsoft Yahei" w:hAnsi="Microsoft Yahei"/>
          <w:sz w:val="20"/>
          <w:szCs w:val="20"/>
          <w:rtl w:val="0"/>
        </w:rPr>
        <w:t xml:space="preserve">农户的现实选择</w:t>
      </w:r>
    </w:p>
    <w:tbl>
      <w:tblPr>
        <w:tblStyle w:val="Table2"/>
        <w:tblW w:w="4069.0" w:type="dxa"/>
        <w:jc w:val="left"/>
        <w:tblLayout w:type="fixed"/>
        <w:tblLook w:val="0400"/>
      </w:tblPr>
      <w:tblGrid>
        <w:gridCol w:w="1275"/>
        <w:gridCol w:w="2794"/>
        <w:tblGridChange w:id="0">
          <w:tblGrid>
            <w:gridCol w:w="1275"/>
            <w:gridCol w:w="2794"/>
          </w:tblGrid>
        </w:tblGridChange>
      </w:tblGrid>
      <w:tr>
        <w:trPr>
          <w:cantSplit w:val="0"/>
          <w:tblHeader w:val="1"/>
        </w:trPr>
        <w:tc>
          <w:tcPr>
            <w:vAlign w:val="center"/>
          </w:tcPr>
          <w:p w:rsidR="00000000" w:rsidDel="00000000" w:rsidP="00000000" w:rsidRDefault="00000000" w:rsidRPr="00000000" w14:paraId="000004F8">
            <w:pPr>
              <w:spacing w:line="240" w:lineRule="auto"/>
              <w:jc w:val="center"/>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选项</w:t>
            </w:r>
          </w:p>
        </w:tc>
        <w:tc>
          <w:tcPr>
            <w:vAlign w:val="center"/>
          </w:tcPr>
          <w:p w:rsidR="00000000" w:rsidDel="00000000" w:rsidP="00000000" w:rsidRDefault="00000000" w:rsidRPr="00000000" w14:paraId="000004F9">
            <w:pPr>
              <w:spacing w:line="240" w:lineRule="auto"/>
              <w:jc w:val="center"/>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后果</w:t>
            </w:r>
          </w:p>
        </w:tc>
      </w:tr>
      <w:tr>
        <w:trPr>
          <w:cantSplit w:val="0"/>
          <w:tblHeader w:val="0"/>
        </w:trPr>
        <w:tc>
          <w:tcPr>
            <w:vAlign w:val="center"/>
          </w:tcPr>
          <w:p w:rsidR="00000000" w:rsidDel="00000000" w:rsidP="00000000" w:rsidRDefault="00000000" w:rsidRPr="00000000" w14:paraId="000004FA">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不处理</w:t>
            </w:r>
          </w:p>
        </w:tc>
        <w:tc>
          <w:tcPr>
            <w:vAlign w:val="center"/>
          </w:tcPr>
          <w:p w:rsidR="00000000" w:rsidDel="00000000" w:rsidP="00000000" w:rsidRDefault="00000000" w:rsidRPr="00000000" w14:paraId="000004FB">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果粉受损 → 一级果率大幅下降</w:t>
            </w:r>
          </w:p>
        </w:tc>
      </w:tr>
      <w:tr>
        <w:trPr>
          <w:cantSplit w:val="0"/>
          <w:tblHeader w:val="0"/>
        </w:trPr>
        <w:tc>
          <w:tcPr>
            <w:vAlign w:val="center"/>
          </w:tcPr>
          <w:p w:rsidR="00000000" w:rsidDel="00000000" w:rsidP="00000000" w:rsidRDefault="00000000" w:rsidRPr="00000000" w14:paraId="000004FC">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违规用药</w:t>
            </w:r>
          </w:p>
        </w:tc>
        <w:tc>
          <w:tcPr>
            <w:vAlign w:val="center"/>
          </w:tcPr>
          <w:p w:rsidR="00000000" w:rsidDel="00000000" w:rsidP="00000000" w:rsidRDefault="00000000" w:rsidRPr="00000000" w14:paraId="000004FD">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残留风险 → 整批拒收</w:t>
            </w:r>
          </w:p>
        </w:tc>
      </w:tr>
      <w:tr>
        <w:trPr>
          <w:cantSplit w:val="0"/>
          <w:tblHeader w:val="0"/>
        </w:trPr>
        <w:tc>
          <w:tcPr>
            <w:vAlign w:val="center"/>
          </w:tcPr>
          <w:p w:rsidR="00000000" w:rsidDel="00000000" w:rsidP="00000000" w:rsidRDefault="00000000" w:rsidRPr="00000000" w14:paraId="000004FE">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过量生物防治</w:t>
            </w:r>
          </w:p>
        </w:tc>
        <w:tc>
          <w:tcPr>
            <w:vAlign w:val="center"/>
          </w:tcPr>
          <w:p w:rsidR="00000000" w:rsidDel="00000000" w:rsidP="00000000" w:rsidRDefault="00000000" w:rsidRPr="00000000" w14:paraId="000004FF">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成本高、不确定</w:t>
            </w:r>
          </w:p>
        </w:tc>
      </w:tr>
    </w:tbl>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这不是“认知不足”，而是</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在不确定性下的理性风险对冲</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01">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2"/>
        <w:spacing w:line="240" w:lineRule="auto"/>
        <w:rPr>
          <w:rFonts w:ascii="Microsoft Yahei" w:cs="Microsoft Yahei" w:eastAsia="Microsoft Yahei" w:hAnsi="Microsoft Yahei"/>
          <w:color w:val="000000"/>
          <w:sz w:val="20"/>
          <w:szCs w:val="20"/>
        </w:rPr>
      </w:pPr>
      <w:bookmarkStart w:colFirst="0" w:colLast="0" w:name="_heading=h.97ogbbhu59d6" w:id="40"/>
      <w:bookmarkEnd w:id="40"/>
      <w:r w:rsidDel="00000000" w:rsidR="00000000" w:rsidRPr="00000000">
        <w:rPr>
          <w:rFonts w:ascii="Microsoft Yahei" w:cs="Microsoft Yahei" w:eastAsia="Microsoft Yahei" w:hAnsi="Microsoft Yahei"/>
          <w:color w:val="000000"/>
          <w:sz w:val="20"/>
          <w:szCs w:val="20"/>
          <w:rtl w:val="0"/>
        </w:rPr>
        <w:t xml:space="preserve">H.3 Sentinel 的系统解法（主动式决策）</w:t>
      </w:r>
    </w:p>
    <w:p w:rsidR="00000000" w:rsidDel="00000000" w:rsidP="00000000" w:rsidRDefault="00000000" w:rsidRPr="00000000" w14:paraId="00000503">
      <w:pPr>
        <w:pStyle w:val="Heading3"/>
        <w:rPr>
          <w:rFonts w:ascii="Microsoft Yahei" w:cs="Microsoft Yahei" w:eastAsia="Microsoft Yahei" w:hAnsi="Microsoft Yahei"/>
          <w:sz w:val="20"/>
          <w:szCs w:val="20"/>
        </w:rPr>
      </w:pPr>
      <w:bookmarkStart w:colFirst="0" w:colLast="0" w:name="_heading=h.kji0akxtxdsr" w:id="41"/>
      <w:bookmarkEnd w:id="41"/>
      <w:r w:rsidDel="00000000" w:rsidR="00000000" w:rsidRPr="00000000">
        <w:rPr>
          <w:rFonts w:ascii="Microsoft Yahei" w:cs="Microsoft Yahei" w:eastAsia="Microsoft Yahei" w:hAnsi="Microsoft Yahei"/>
          <w:sz w:val="20"/>
          <w:szCs w:val="20"/>
          <w:rtl w:val="0"/>
        </w:rPr>
        <w:t xml:space="preserve">感知（Perception）</w:t>
      </w:r>
    </w:p>
    <w:p w:rsidR="00000000" w:rsidDel="00000000" w:rsidP="00000000" w:rsidRDefault="00000000" w:rsidRPr="00000000" w14:paraId="0000050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微气候数据（温度 / 湿度 / 露点）</w:t>
      </w:r>
    </w:p>
    <w:p w:rsidR="00000000" w:rsidDel="00000000" w:rsidP="00000000" w:rsidRDefault="00000000" w:rsidRPr="00000000" w14:paraId="0000050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虫害历史分布</w:t>
      </w:r>
    </w:p>
    <w:p w:rsidR="00000000" w:rsidDel="00000000" w:rsidP="00000000" w:rsidRDefault="00000000" w:rsidRPr="00000000" w14:paraId="0000050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当前作物成熟阶段</w:t>
      </w:r>
    </w:p>
    <w:p w:rsidR="00000000" w:rsidDel="00000000" w:rsidP="00000000" w:rsidRDefault="00000000" w:rsidRPr="00000000" w14:paraId="00000507">
      <w:pPr>
        <w:pStyle w:val="Heading3"/>
        <w:rPr>
          <w:rFonts w:ascii="Microsoft Yahei" w:cs="Microsoft Yahei" w:eastAsia="Microsoft Yahei" w:hAnsi="Microsoft Yahei"/>
          <w:sz w:val="20"/>
          <w:szCs w:val="20"/>
        </w:rPr>
      </w:pPr>
      <w:bookmarkStart w:colFirst="0" w:colLast="0" w:name="_heading=h.z4b56ifnp53d" w:id="42"/>
      <w:bookmarkEnd w:id="42"/>
      <w:r w:rsidDel="00000000" w:rsidR="00000000" w:rsidRPr="00000000">
        <w:rPr>
          <w:rFonts w:ascii="Microsoft Yahei" w:cs="Microsoft Yahei" w:eastAsia="Microsoft Yahei" w:hAnsi="Microsoft Yahei"/>
          <w:sz w:val="20"/>
          <w:szCs w:val="20"/>
          <w:rtl w:val="0"/>
        </w:rPr>
        <w:t xml:space="preserve">推理（Reasoning）</w:t>
      </w:r>
    </w:p>
    <w:p w:rsidR="00000000" w:rsidDel="00000000" w:rsidP="00000000" w:rsidRDefault="00000000" w:rsidRPr="00000000" w14:paraId="0000050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预测未来 3–5 天蓟马爆发概率</w:t>
      </w:r>
    </w:p>
    <w:p w:rsidR="00000000" w:rsidDel="00000000" w:rsidP="00000000" w:rsidRDefault="00000000" w:rsidRPr="00000000" w14:paraId="0000050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判断是否进入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“不可逆等级损失区间”</w:t>
      </w:r>
      <w:r w:rsidDel="00000000" w:rsidR="00000000" w:rsidRPr="00000000">
        <w:rPr>
          <w:rtl w:val="0"/>
        </w:rPr>
      </w:r>
    </w:p>
    <w:p w:rsidR="00000000" w:rsidDel="00000000" w:rsidP="00000000" w:rsidRDefault="00000000" w:rsidRPr="00000000" w14:paraId="0000050A">
      <w:pPr>
        <w:pStyle w:val="Heading3"/>
        <w:rPr>
          <w:rFonts w:ascii="Microsoft Yahei" w:cs="Microsoft Yahei" w:eastAsia="Microsoft Yahei" w:hAnsi="Microsoft Yahei"/>
          <w:sz w:val="20"/>
          <w:szCs w:val="20"/>
        </w:rPr>
      </w:pPr>
      <w:bookmarkStart w:colFirst="0" w:colLast="0" w:name="_heading=h.7o7exzw9vnsd" w:id="43"/>
      <w:bookmarkEnd w:id="43"/>
      <w:r w:rsidDel="00000000" w:rsidR="00000000" w:rsidRPr="00000000">
        <w:rPr>
          <w:rFonts w:ascii="Microsoft Yahei" w:cs="Microsoft Yahei" w:eastAsia="Microsoft Yahei" w:hAnsi="Microsoft Yahei"/>
          <w:sz w:val="20"/>
          <w:szCs w:val="20"/>
          <w:rtl w:val="0"/>
        </w:rPr>
        <w:t xml:space="preserve">处方（Prescription）</w:t>
      </w:r>
    </w:p>
    <w:p w:rsidR="00000000" w:rsidDel="00000000" w:rsidP="00000000" w:rsidRDefault="00000000" w:rsidRPr="00000000" w14:paraId="0000050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动作</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：捕食螨定点释放</w:t>
      </w:r>
    </w:p>
    <w:p w:rsidR="00000000" w:rsidDel="00000000" w:rsidP="00000000" w:rsidRDefault="00000000" w:rsidRPr="00000000" w14:paraId="0000050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时间</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：爆发前 72 小时</w:t>
      </w:r>
    </w:p>
    <w:p w:rsidR="00000000" w:rsidDel="00000000" w:rsidP="00000000" w:rsidRDefault="00000000" w:rsidRPr="00000000" w14:paraId="0000050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剂量</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：按棚内热点区差异化配置</w:t>
      </w:r>
    </w:p>
    <w:p w:rsidR="00000000" w:rsidDel="00000000" w:rsidP="00000000" w:rsidRDefault="00000000" w:rsidRPr="00000000" w14:paraId="0000050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约束</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0F">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不触碰化学农药</w:t>
      </w:r>
    </w:p>
    <w:p w:rsidR="00000000" w:rsidDel="00000000" w:rsidP="00000000" w:rsidRDefault="00000000" w:rsidRPr="00000000" w14:paraId="00000510">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满足 GAP / 出口标准</w:t>
      </w:r>
    </w:p>
    <w:p w:rsidR="00000000" w:rsidDel="00000000" w:rsidP="00000000" w:rsidRDefault="00000000" w:rsidRPr="00000000" w14:paraId="00000511">
      <w:pPr>
        <w:pStyle w:val="Heading3"/>
        <w:rPr>
          <w:rFonts w:ascii="Microsoft Yahei" w:cs="Microsoft Yahei" w:eastAsia="Microsoft Yahei" w:hAnsi="Microsoft Yahei"/>
          <w:sz w:val="20"/>
          <w:szCs w:val="20"/>
        </w:rPr>
      </w:pPr>
      <w:bookmarkStart w:colFirst="0" w:colLast="0" w:name="_heading=h.3lqnc7wn8qkk" w:id="44"/>
      <w:bookmarkEnd w:id="44"/>
      <w:r w:rsidDel="00000000" w:rsidR="00000000" w:rsidRPr="00000000">
        <w:rPr>
          <w:rFonts w:ascii="Microsoft Yahei" w:cs="Microsoft Yahei" w:eastAsia="Microsoft Yahei" w:hAnsi="Microsoft Yahei"/>
          <w:sz w:val="20"/>
          <w:szCs w:val="20"/>
          <w:rtl w:val="0"/>
        </w:rPr>
        <w:t xml:space="preserve">执行（Execution）</w:t>
      </w:r>
    </w:p>
    <w:p w:rsidR="00000000" w:rsidDel="00000000" w:rsidP="00000000" w:rsidRDefault="00000000" w:rsidRPr="00000000" w14:paraId="0000051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由第三方人工或设备完成</w:t>
      </w:r>
    </w:p>
    <w:p w:rsidR="00000000" w:rsidDel="00000000" w:rsidP="00000000" w:rsidRDefault="00000000" w:rsidRPr="00000000" w14:paraId="0000051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采集执行轨迹与时间指纹</w:t>
      </w:r>
    </w:p>
    <w:p w:rsidR="00000000" w:rsidDel="00000000" w:rsidP="00000000" w:rsidRDefault="00000000" w:rsidRPr="00000000" w14:paraId="00000514">
      <w:pPr>
        <w:pStyle w:val="Heading3"/>
        <w:rPr>
          <w:rFonts w:ascii="Microsoft Yahei" w:cs="Microsoft Yahei" w:eastAsia="Microsoft Yahei" w:hAnsi="Microsoft Yahei"/>
          <w:sz w:val="20"/>
          <w:szCs w:val="20"/>
        </w:rPr>
      </w:pPr>
      <w:bookmarkStart w:colFirst="0" w:colLast="0" w:name="_heading=h.poflzwge6oxh" w:id="45"/>
      <w:bookmarkEnd w:id="45"/>
      <w:r w:rsidDel="00000000" w:rsidR="00000000" w:rsidRPr="00000000">
        <w:rPr>
          <w:rFonts w:ascii="Microsoft Yahei" w:cs="Microsoft Yahei" w:eastAsia="Microsoft Yahei" w:hAnsi="Microsoft Yahei"/>
          <w:sz w:val="20"/>
          <w:szCs w:val="20"/>
          <w:rtl w:val="0"/>
        </w:rPr>
        <w:t xml:space="preserve">审计（Audit）</w:t>
      </w:r>
    </w:p>
    <w:p w:rsidR="00000000" w:rsidDel="00000000" w:rsidP="00000000" w:rsidRDefault="00000000" w:rsidRPr="00000000" w14:paraId="0000051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生成 L3 审计报告</w:t>
      </w:r>
    </w:p>
    <w:p w:rsidR="00000000" w:rsidDel="00000000" w:rsidP="00000000" w:rsidRDefault="00000000" w:rsidRPr="00000000" w14:paraId="0000051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标注：</w:t>
      </w:r>
    </w:p>
    <w:p w:rsidR="00000000" w:rsidDel="00000000" w:rsidP="00000000" w:rsidRDefault="00000000" w:rsidRPr="00000000" w14:paraId="00000517">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合规状态</w:t>
      </w:r>
    </w:p>
    <w:p w:rsidR="00000000" w:rsidDel="00000000" w:rsidP="00000000" w:rsidRDefault="00000000" w:rsidRPr="00000000" w14:paraId="00000518">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执行一致性</w:t>
      </w:r>
    </w:p>
    <w:p w:rsidR="00000000" w:rsidDel="00000000" w:rsidP="00000000" w:rsidRDefault="00000000" w:rsidRPr="00000000" w14:paraId="00000519">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spacing w:line="240" w:lineRule="auto"/>
        <w:rPr>
          <w:rFonts w:ascii="Microsoft Yahei" w:cs="Microsoft Yahei" w:eastAsia="Microsoft Yahei" w:hAnsi="Microsoft Yahei"/>
          <w:color w:val="000000"/>
          <w:sz w:val="20"/>
          <w:szCs w:val="20"/>
        </w:rPr>
      </w:pPr>
      <w:bookmarkStart w:colFirst="0" w:colLast="0" w:name="_heading=h.ya5kx4caq49y" w:id="46"/>
      <w:bookmarkEnd w:id="46"/>
      <w:r w:rsidDel="00000000" w:rsidR="00000000" w:rsidRPr="00000000">
        <w:rPr>
          <w:rFonts w:ascii="Microsoft Yahei" w:cs="Microsoft Yahei" w:eastAsia="Microsoft Yahei" w:hAnsi="Microsoft Yahei"/>
          <w:color w:val="000000"/>
          <w:sz w:val="20"/>
          <w:szCs w:val="20"/>
          <w:rtl w:val="0"/>
        </w:rPr>
        <w:t xml:space="preserve">H.4 结果与经济账（示例）</w:t>
      </w:r>
    </w:p>
    <w:tbl>
      <w:tblPr>
        <w:tblStyle w:val="Table3"/>
        <w:tblW w:w="3950.0" w:type="dxa"/>
        <w:jc w:val="left"/>
        <w:tblLayout w:type="fixed"/>
        <w:tblLook w:val="0400"/>
      </w:tblPr>
      <w:tblGrid>
        <w:gridCol w:w="1875"/>
        <w:gridCol w:w="2075"/>
        <w:tblGridChange w:id="0">
          <w:tblGrid>
            <w:gridCol w:w="1875"/>
            <w:gridCol w:w="2075"/>
          </w:tblGrid>
        </w:tblGridChange>
      </w:tblGrid>
      <w:tr>
        <w:trPr>
          <w:cantSplit w:val="0"/>
          <w:tblHeader w:val="1"/>
        </w:trPr>
        <w:tc>
          <w:tcPr>
            <w:vAlign w:val="center"/>
          </w:tcPr>
          <w:p w:rsidR="00000000" w:rsidDel="00000000" w:rsidP="00000000" w:rsidRDefault="00000000" w:rsidRPr="00000000" w14:paraId="0000051B">
            <w:pPr>
              <w:spacing w:line="240" w:lineRule="auto"/>
              <w:jc w:val="center"/>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项目</w:t>
            </w:r>
          </w:p>
        </w:tc>
        <w:tc>
          <w:tcPr>
            <w:vAlign w:val="center"/>
          </w:tcPr>
          <w:p w:rsidR="00000000" w:rsidDel="00000000" w:rsidP="00000000" w:rsidRDefault="00000000" w:rsidRPr="00000000" w14:paraId="0000051C">
            <w:pPr>
              <w:spacing w:line="240" w:lineRule="auto"/>
              <w:jc w:val="center"/>
              <w:rPr>
                <w:rFonts w:ascii="Microsoft Yahei" w:cs="Microsoft Yahei" w:eastAsia="Microsoft Yahei" w:hAnsi="Microsoft Yahei"/>
                <w:b w:val="1"/>
                <w:bCs w:val="1"/>
                <w:sz w:val="20"/>
                <w:szCs w:val="20"/>
              </w:rPr>
            </w:pPr>
            <w:r w:rsidDel="00000000" w:rsidR="00000000" w:rsidRPr="00000000">
              <w:rPr>
                <w:rFonts w:ascii="Microsoft Yahei" w:cs="Microsoft Yahei" w:eastAsia="Microsoft Yahei" w:hAnsi="Microsoft Yahei"/>
                <w:b w:val="1"/>
                <w:bCs w:val="1"/>
                <w:sz w:val="20"/>
                <w:szCs w:val="20"/>
                <w:rtl w:val="0"/>
              </w:rPr>
              <w:t xml:space="preserve">数值示例</w:t>
            </w:r>
          </w:p>
        </w:tc>
      </w:tr>
      <w:tr>
        <w:trPr>
          <w:cantSplit w:val="0"/>
          <w:tblHeader w:val="0"/>
        </w:trPr>
        <w:tc>
          <w:tcPr>
            <w:vAlign w:val="center"/>
          </w:tcPr>
          <w:p w:rsidR="00000000" w:rsidDel="00000000" w:rsidP="00000000" w:rsidRDefault="00000000" w:rsidRPr="00000000" w14:paraId="0000051D">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生物防治额外成本</w:t>
            </w:r>
          </w:p>
        </w:tc>
        <w:tc>
          <w:tcPr>
            <w:vAlign w:val="center"/>
          </w:tcPr>
          <w:p w:rsidR="00000000" w:rsidDel="00000000" w:rsidP="00000000" w:rsidRDefault="00000000" w:rsidRPr="00000000" w14:paraId="0000051E">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~500 元 / 亩</w:t>
            </w:r>
          </w:p>
        </w:tc>
      </w:tr>
      <w:tr>
        <w:trPr>
          <w:cantSplit w:val="0"/>
          <w:tblHeader w:val="0"/>
        </w:trPr>
        <w:tc>
          <w:tcPr>
            <w:vAlign w:val="center"/>
          </w:tcPr>
          <w:p w:rsidR="00000000" w:rsidDel="00000000" w:rsidP="00000000" w:rsidRDefault="00000000" w:rsidRPr="00000000" w14:paraId="0000051F">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避免一级果降级损失</w:t>
            </w:r>
          </w:p>
        </w:tc>
        <w:tc>
          <w:tcPr>
            <w:vAlign w:val="center"/>
          </w:tcPr>
          <w:p w:rsidR="00000000" w:rsidDel="00000000" w:rsidP="00000000" w:rsidRDefault="00000000" w:rsidRPr="00000000" w14:paraId="00000520">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~5000 元 / 亩</w:t>
            </w:r>
          </w:p>
        </w:tc>
      </w:tr>
      <w:tr>
        <w:trPr>
          <w:cantSplit w:val="0"/>
          <w:tblHeader w:val="0"/>
        </w:trPr>
        <w:tc>
          <w:tcPr>
            <w:vAlign w:val="center"/>
          </w:tcPr>
          <w:p w:rsidR="00000000" w:rsidDel="00000000" w:rsidP="00000000" w:rsidRDefault="00000000" w:rsidRPr="00000000" w14:paraId="00000521">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合规背书溢价</w:t>
            </w:r>
          </w:p>
        </w:tc>
        <w:tc>
          <w:tcPr>
            <w:vAlign w:val="center"/>
          </w:tcPr>
          <w:p w:rsidR="00000000" w:rsidDel="00000000" w:rsidP="00000000" w:rsidRDefault="00000000" w:rsidRPr="00000000" w14:paraId="00000522">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+5–10%</w:t>
            </w:r>
          </w:p>
        </w:tc>
      </w:tr>
      <w:tr>
        <w:trPr>
          <w:cantSplit w:val="0"/>
          <w:tblHeader w:val="0"/>
        </w:trPr>
        <w:tc>
          <w:tcPr>
            <w:vAlign w:val="center"/>
          </w:tcPr>
          <w:p w:rsidR="00000000" w:rsidDel="00000000" w:rsidP="00000000" w:rsidRDefault="00000000" w:rsidRPr="00000000" w14:paraId="00000523">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Sentinel 收费基础</w:t>
            </w:r>
          </w:p>
        </w:tc>
        <w:tc>
          <w:tcPr>
            <w:vAlign w:val="center"/>
          </w:tcPr>
          <w:p w:rsidR="00000000" w:rsidDel="00000000" w:rsidP="00000000" w:rsidRDefault="00000000" w:rsidRPr="00000000" w14:paraId="00000524">
            <w:pPr>
              <w:spacing w:line="240" w:lineRule="auto"/>
              <w:rPr>
                <w:rFonts w:ascii="Microsoft Yahei" w:cs="Microsoft Yahei" w:eastAsia="Microsoft Yahei" w:hAnsi="Microsoft Yahei"/>
                <w:sz w:val="20"/>
                <w:szCs w:val="20"/>
              </w:rPr>
            </w:pPr>
            <w:r w:rsidDel="00000000" w:rsidR="00000000" w:rsidRPr="00000000">
              <w:rPr>
                <w:rFonts w:ascii="Microsoft Yahei" w:cs="Microsoft Yahei" w:eastAsia="Microsoft Yahei" w:hAnsi="Microsoft Yahei"/>
                <w:sz w:val="20"/>
                <w:szCs w:val="20"/>
                <w:rtl w:val="0"/>
              </w:rPr>
              <w:t xml:space="preserve">与“被守护收入”绑定</w:t>
            </w:r>
          </w:p>
        </w:tc>
      </w:tr>
    </w:tbl>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关键点</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br w:type="textWrapping"/>
        <w:t xml:space="preserve">Sentinel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不是让蓝莓“更好”，而是防止它在关键节点“变坏”</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26">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spacing w:line="240" w:lineRule="auto"/>
        <w:rPr>
          <w:rFonts w:ascii="Microsoft Yahei" w:cs="Microsoft Yahei" w:eastAsia="Microsoft Yahei" w:hAnsi="Microsoft Yahei"/>
          <w:color w:val="000000"/>
          <w:sz w:val="20"/>
          <w:szCs w:val="20"/>
        </w:rPr>
      </w:pPr>
      <w:bookmarkStart w:colFirst="0" w:colLast="0" w:name="_heading=h.5hg7xym2c05b" w:id="47"/>
      <w:bookmarkEnd w:id="47"/>
      <w:r w:rsidDel="00000000" w:rsidR="00000000" w:rsidRPr="00000000">
        <w:rPr>
          <w:rFonts w:ascii="Microsoft Yahei" w:cs="Microsoft Yahei" w:eastAsia="Microsoft Yahei" w:hAnsi="Microsoft Yahei"/>
          <w:color w:val="000000"/>
          <w:sz w:val="20"/>
          <w:szCs w:val="20"/>
          <w:rtl w:val="0"/>
        </w:rPr>
        <w:t xml:space="preserve">H.5 可复制性结论</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蓝莓方案不是“单点成功”，而是证明：</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高价值 + 强合规 + 短窗口</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 场景中，</w:t>
        <w:br w:type="textWrapping"/>
        <w:t xml:space="preserve">决策系统可以被定价、被审计、被复用。</w:t>
      </w:r>
    </w:p>
    <w:p w:rsidR="00000000" w:rsidDel="00000000" w:rsidP="00000000" w:rsidRDefault="00000000" w:rsidRPr="00000000" w14:paraId="0000052A">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spacing w:line="240" w:lineRule="auto"/>
        <w:rPr>
          <w:rFonts w:ascii="Microsoft Yahei" w:cs="Microsoft Yahei" w:eastAsia="Microsoft Yahei" w:hAnsi="Microsoft Yahei"/>
          <w:color w:val="000000"/>
          <w:sz w:val="20"/>
          <w:szCs w:val="20"/>
        </w:rPr>
      </w:pPr>
      <w:bookmarkStart w:colFirst="0" w:colLast="0" w:name="_heading=h.ebvvgehqqq3q" w:id="48"/>
      <w:bookmarkEnd w:id="48"/>
      <w:r w:rsidDel="00000000" w:rsidR="00000000" w:rsidRPr="00000000">
        <w:rPr>
          <w:rFonts w:ascii="Microsoft Yahei" w:cs="Microsoft Yahei" w:eastAsia="Microsoft Yahei" w:hAnsi="Microsoft Yahei"/>
          <w:color w:val="000000"/>
          <w:sz w:val="20"/>
          <w:szCs w:val="20"/>
          <w:rtl w:val="0"/>
        </w:rPr>
        <w:t xml:space="preserve">Appendix I｜中国鲜切花样板方案（采后风险 → 等级保护）</w:t>
      </w:r>
    </w:p>
    <w:p w:rsidR="00000000" w:rsidDel="00000000" w:rsidP="00000000" w:rsidRDefault="00000000" w:rsidRPr="00000000" w14:paraId="0000052C">
      <w:pPr>
        <w:pStyle w:val="Heading2"/>
        <w:spacing w:line="240" w:lineRule="auto"/>
        <w:rPr>
          <w:rFonts w:ascii="Microsoft Yahei" w:cs="Microsoft Yahei" w:eastAsia="Microsoft Yahei" w:hAnsi="Microsoft Yahei"/>
          <w:color w:val="000000"/>
          <w:sz w:val="20"/>
          <w:szCs w:val="20"/>
        </w:rPr>
      </w:pPr>
      <w:bookmarkStart w:colFirst="0" w:colLast="0" w:name="_heading=h.k1a3631nbzhv" w:id="49"/>
      <w:bookmarkEnd w:id="49"/>
      <w:r w:rsidDel="00000000" w:rsidR="00000000" w:rsidRPr="00000000">
        <w:rPr>
          <w:rFonts w:ascii="Microsoft Yahei" w:cs="Microsoft Yahei" w:eastAsia="Microsoft Yahei" w:hAnsi="Microsoft Yahei"/>
          <w:color w:val="000000"/>
          <w:sz w:val="20"/>
          <w:szCs w:val="20"/>
          <w:rtl w:val="0"/>
        </w:rPr>
        <w:t xml:space="preserve">I.1 作物选择逻辑（为什么是鲜切花）</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鲜切花（以玫瑰为代表）被选为样板，并非因其“复杂”，而是因为：</w:t>
      </w:r>
    </w:p>
    <w:p w:rsidR="00000000" w:rsidDel="00000000" w:rsidP="00000000" w:rsidRDefault="00000000" w:rsidRPr="00000000" w14:paraId="0000052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大量损失发生在采后</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决策与执行之间存在明显断层</w:t>
      </w:r>
    </w:p>
    <w:p w:rsidR="00000000" w:rsidDel="00000000" w:rsidP="00000000" w:rsidRDefault="00000000" w:rsidRPr="00000000" w14:paraId="0000053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等级评定发生在农户控制之外</w:t>
      </w:r>
    </w:p>
    <w:p w:rsidR="00000000" w:rsidDel="00000000" w:rsidP="00000000" w:rsidRDefault="00000000" w:rsidRPr="00000000" w14:paraId="00000531">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spacing w:line="240" w:lineRule="auto"/>
        <w:rPr>
          <w:rFonts w:ascii="Microsoft Yahei" w:cs="Microsoft Yahei" w:eastAsia="Microsoft Yahei" w:hAnsi="Microsoft Yahei"/>
          <w:color w:val="000000"/>
          <w:sz w:val="20"/>
          <w:szCs w:val="20"/>
        </w:rPr>
      </w:pPr>
      <w:bookmarkStart w:colFirst="0" w:colLast="0" w:name="_heading=h.7sfbxtek7ljn" w:id="50"/>
      <w:bookmarkEnd w:id="50"/>
      <w:r w:rsidDel="00000000" w:rsidR="00000000" w:rsidRPr="00000000">
        <w:rPr>
          <w:rFonts w:ascii="Microsoft Yahei" w:cs="Microsoft Yahei" w:eastAsia="Microsoft Yahei" w:hAnsi="Microsoft Yahei"/>
          <w:color w:val="000000"/>
          <w:sz w:val="20"/>
          <w:szCs w:val="20"/>
          <w:rtl w:val="0"/>
        </w:rPr>
        <w:t xml:space="preserve">I.2 决策真空的核心：灰霉病（Botrytis）</w:t>
      </w:r>
    </w:p>
    <w:p w:rsidR="00000000" w:rsidDel="00000000" w:rsidP="00000000" w:rsidRDefault="00000000" w:rsidRPr="00000000" w14:paraId="00000533">
      <w:pPr>
        <w:pStyle w:val="Heading3"/>
        <w:rPr>
          <w:rFonts w:ascii="Microsoft Yahei" w:cs="Microsoft Yahei" w:eastAsia="Microsoft Yahei" w:hAnsi="Microsoft Yahei"/>
          <w:sz w:val="20"/>
          <w:szCs w:val="20"/>
        </w:rPr>
      </w:pPr>
      <w:bookmarkStart w:colFirst="0" w:colLast="0" w:name="_heading=h.irdif7ui43jn" w:id="51"/>
      <w:bookmarkEnd w:id="51"/>
      <w:r w:rsidDel="00000000" w:rsidR="00000000" w:rsidRPr="00000000">
        <w:rPr>
          <w:rFonts w:ascii="Microsoft Yahei" w:cs="Microsoft Yahei" w:eastAsia="Microsoft Yahei" w:hAnsi="Microsoft Yahei"/>
          <w:sz w:val="20"/>
          <w:szCs w:val="20"/>
          <w:rtl w:val="0"/>
        </w:rPr>
        <w:t xml:space="preserve">现实问题</w:t>
      </w:r>
    </w:p>
    <w:p w:rsidR="00000000" w:rsidDel="00000000" w:rsidP="00000000" w:rsidRDefault="00000000" w:rsidRPr="00000000" w14:paraId="0000053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灰霉病往往：</w:t>
      </w:r>
    </w:p>
    <w:p w:rsidR="00000000" w:rsidDel="00000000" w:rsidP="00000000" w:rsidRDefault="00000000" w:rsidRPr="00000000" w14:paraId="00000535">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在大棚内不显性</w:t>
      </w:r>
    </w:p>
    <w:p w:rsidR="00000000" w:rsidDel="00000000" w:rsidP="00000000" w:rsidRDefault="00000000" w:rsidRPr="00000000" w14:paraId="00000536">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在运输或拍卖前爆发</w:t>
      </w:r>
    </w:p>
    <w:p w:rsidR="00000000" w:rsidDel="00000000" w:rsidP="00000000" w:rsidRDefault="00000000" w:rsidRPr="00000000" w14:paraId="0000053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农户面对：</w:t>
      </w:r>
    </w:p>
    <w:p w:rsidR="00000000" w:rsidDel="00000000" w:rsidP="00000000" w:rsidRDefault="00000000" w:rsidRPr="00000000" w14:paraId="00000538">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看不见的风险</w:t>
      </w:r>
    </w:p>
    <w:p w:rsidR="00000000" w:rsidDel="00000000" w:rsidP="00000000" w:rsidRDefault="00000000" w:rsidRPr="00000000" w14:paraId="00000539">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不可控的退货</w:t>
      </w:r>
    </w:p>
    <w:p w:rsidR="00000000" w:rsidDel="00000000" w:rsidP="00000000" w:rsidRDefault="00000000" w:rsidRPr="00000000" w14:paraId="0000053A">
      <w:pPr>
        <w:pStyle w:val="Heading3"/>
        <w:rPr>
          <w:rFonts w:ascii="Microsoft Yahei" w:cs="Microsoft Yahei" w:eastAsia="Microsoft Yahei" w:hAnsi="Microsoft Yahei"/>
          <w:sz w:val="20"/>
          <w:szCs w:val="20"/>
        </w:rPr>
      </w:pPr>
      <w:bookmarkStart w:colFirst="0" w:colLast="0" w:name="_heading=h.kxgxtijsanqn" w:id="52"/>
      <w:bookmarkEnd w:id="52"/>
      <w:r w:rsidDel="00000000" w:rsidR="00000000" w:rsidRPr="00000000">
        <w:rPr>
          <w:rFonts w:ascii="Microsoft Yahei" w:cs="Microsoft Yahei" w:eastAsia="Microsoft Yahei" w:hAnsi="Microsoft Yahei"/>
          <w:sz w:val="20"/>
          <w:szCs w:val="20"/>
          <w:rtl w:val="0"/>
        </w:rPr>
        <w:t xml:space="preserve">常见错误路径</w:t>
      </w:r>
    </w:p>
    <w:p w:rsidR="00000000" w:rsidDel="00000000" w:rsidP="00000000" w:rsidRDefault="00000000" w:rsidRPr="00000000" w14:paraId="0000053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盲目预防性打药 → 抗药性</w:t>
      </w:r>
    </w:p>
    <w:p w:rsidR="00000000" w:rsidDel="00000000" w:rsidP="00000000" w:rsidRDefault="00000000" w:rsidRPr="00000000" w14:paraId="0000053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放任不管 → 拍卖定级下降</w:t>
      </w:r>
    </w:p>
    <w:p w:rsidR="00000000" w:rsidDel="00000000" w:rsidP="00000000" w:rsidRDefault="00000000" w:rsidRPr="00000000" w14:paraId="0000053D">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spacing w:line="240" w:lineRule="auto"/>
        <w:rPr>
          <w:rFonts w:ascii="Microsoft Yahei" w:cs="Microsoft Yahei" w:eastAsia="Microsoft Yahei" w:hAnsi="Microsoft Yahei"/>
          <w:color w:val="000000"/>
          <w:sz w:val="20"/>
          <w:szCs w:val="20"/>
        </w:rPr>
      </w:pPr>
      <w:bookmarkStart w:colFirst="0" w:colLast="0" w:name="_heading=h.6j7h0uv8cyo2" w:id="53"/>
      <w:bookmarkEnd w:id="53"/>
      <w:r w:rsidDel="00000000" w:rsidR="00000000" w:rsidRPr="00000000">
        <w:rPr>
          <w:rFonts w:ascii="Microsoft Yahei" w:cs="Microsoft Yahei" w:eastAsia="Microsoft Yahei" w:hAnsi="Microsoft Yahei"/>
          <w:color w:val="000000"/>
          <w:sz w:val="20"/>
          <w:szCs w:val="20"/>
          <w:rtl w:val="0"/>
        </w:rPr>
        <w:t xml:space="preserve">I.3 Sentinel 的系统解法</w:t>
      </w:r>
    </w:p>
    <w:p w:rsidR="00000000" w:rsidDel="00000000" w:rsidP="00000000" w:rsidRDefault="00000000" w:rsidRPr="00000000" w14:paraId="0000053F">
      <w:pPr>
        <w:pStyle w:val="Heading3"/>
        <w:rPr>
          <w:rFonts w:ascii="Microsoft Yahei" w:cs="Microsoft Yahei" w:eastAsia="Microsoft Yahei" w:hAnsi="Microsoft Yahei"/>
          <w:sz w:val="20"/>
          <w:szCs w:val="20"/>
        </w:rPr>
      </w:pPr>
      <w:bookmarkStart w:colFirst="0" w:colLast="0" w:name="_heading=h.ynegb45xp3q0" w:id="54"/>
      <w:bookmarkEnd w:id="54"/>
      <w:r w:rsidDel="00000000" w:rsidR="00000000" w:rsidRPr="00000000">
        <w:rPr>
          <w:rFonts w:ascii="Microsoft Yahei" w:cs="Microsoft Yahei" w:eastAsia="Microsoft Yahei" w:hAnsi="Microsoft Yahei"/>
          <w:sz w:val="20"/>
          <w:szCs w:val="20"/>
          <w:rtl w:val="0"/>
        </w:rPr>
        <w:t xml:space="preserve">感知</w:t>
      </w:r>
    </w:p>
    <w:p w:rsidR="00000000" w:rsidDel="00000000" w:rsidP="00000000" w:rsidRDefault="00000000" w:rsidRPr="00000000" w14:paraId="0000054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棚内温湿度</w:t>
      </w:r>
    </w:p>
    <w:p w:rsidR="00000000" w:rsidDel="00000000" w:rsidP="00000000" w:rsidRDefault="00000000" w:rsidRPr="00000000" w14:paraId="0000054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露点形成频率</w:t>
      </w:r>
    </w:p>
    <w:p w:rsidR="00000000" w:rsidDel="00000000" w:rsidP="00000000" w:rsidRDefault="00000000" w:rsidRPr="00000000" w14:paraId="0000054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通风 / 除湿设备状态</w:t>
      </w:r>
    </w:p>
    <w:p w:rsidR="00000000" w:rsidDel="00000000" w:rsidP="00000000" w:rsidRDefault="00000000" w:rsidRPr="00000000" w14:paraId="00000543">
      <w:pPr>
        <w:pStyle w:val="Heading3"/>
        <w:rPr>
          <w:rFonts w:ascii="Microsoft Yahei" w:cs="Microsoft Yahei" w:eastAsia="Microsoft Yahei" w:hAnsi="Microsoft Yahei"/>
          <w:sz w:val="20"/>
          <w:szCs w:val="20"/>
        </w:rPr>
      </w:pPr>
      <w:bookmarkStart w:colFirst="0" w:colLast="0" w:name="_heading=h.n8ealej8oisf" w:id="55"/>
      <w:bookmarkEnd w:id="55"/>
      <w:r w:rsidDel="00000000" w:rsidR="00000000" w:rsidRPr="00000000">
        <w:rPr>
          <w:rFonts w:ascii="Microsoft Yahei" w:cs="Microsoft Yahei" w:eastAsia="Microsoft Yahei" w:hAnsi="Microsoft Yahei"/>
          <w:sz w:val="20"/>
          <w:szCs w:val="20"/>
          <w:rtl w:val="0"/>
        </w:rPr>
        <w:t xml:space="preserve">推理</w:t>
      </w:r>
    </w:p>
    <w:p w:rsidR="00000000" w:rsidDel="00000000" w:rsidP="00000000" w:rsidRDefault="00000000" w:rsidRPr="00000000" w14:paraId="0000054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计算灰霉孢子萌发概率</w:t>
      </w:r>
    </w:p>
    <w:p w:rsidR="00000000" w:rsidDel="00000000" w:rsidP="00000000" w:rsidRDefault="00000000" w:rsidRPr="00000000" w14:paraId="0000054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判断是否进入“采后爆发风险区”</w:t>
      </w:r>
    </w:p>
    <w:p w:rsidR="00000000" w:rsidDel="00000000" w:rsidP="00000000" w:rsidRDefault="00000000" w:rsidRPr="00000000" w14:paraId="00000546">
      <w:pPr>
        <w:pStyle w:val="Heading3"/>
        <w:rPr>
          <w:rFonts w:ascii="Microsoft Yahei" w:cs="Microsoft Yahei" w:eastAsia="Microsoft Yahei" w:hAnsi="Microsoft Yahei"/>
          <w:sz w:val="20"/>
          <w:szCs w:val="20"/>
        </w:rPr>
      </w:pPr>
      <w:bookmarkStart w:colFirst="0" w:colLast="0" w:name="_heading=h.bagnhzbo2br0" w:id="56"/>
      <w:bookmarkEnd w:id="56"/>
      <w:r w:rsidDel="00000000" w:rsidR="00000000" w:rsidRPr="00000000">
        <w:rPr>
          <w:rFonts w:ascii="Microsoft Yahei" w:cs="Microsoft Yahei" w:eastAsia="Microsoft Yahei" w:hAnsi="Microsoft Yahei"/>
          <w:sz w:val="20"/>
          <w:szCs w:val="20"/>
          <w:rtl w:val="0"/>
        </w:rPr>
        <w:t xml:space="preserve">处方</w:t>
      </w:r>
    </w:p>
    <w:p w:rsidR="00000000" w:rsidDel="00000000" w:rsidP="00000000" w:rsidRDefault="00000000" w:rsidRPr="00000000" w14:paraId="0000054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动作</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：提前启动除湿 / 通风</w:t>
      </w:r>
    </w:p>
    <w:p w:rsidR="00000000" w:rsidDel="00000000" w:rsidP="00000000" w:rsidRDefault="00000000" w:rsidRPr="00000000" w14:paraId="0000054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时间</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：采前关键窗口</w:t>
      </w:r>
    </w:p>
    <w:p w:rsidR="00000000" w:rsidDel="00000000" w:rsidP="00000000" w:rsidRDefault="00000000" w:rsidRPr="00000000" w14:paraId="0000054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约束</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4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不增加农药</w:t>
      </w:r>
    </w:p>
    <w:p w:rsidR="00000000" w:rsidDel="00000000" w:rsidP="00000000" w:rsidRDefault="00000000" w:rsidRPr="00000000" w14:paraId="0000054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不影响花期</w:t>
      </w:r>
    </w:p>
    <w:p w:rsidR="00000000" w:rsidDel="00000000" w:rsidP="00000000" w:rsidRDefault="00000000" w:rsidRPr="00000000" w14:paraId="0000054C">
      <w:pPr>
        <w:pStyle w:val="Heading3"/>
        <w:rPr>
          <w:rFonts w:ascii="Microsoft Yahei" w:cs="Microsoft Yahei" w:eastAsia="Microsoft Yahei" w:hAnsi="Microsoft Yahei"/>
          <w:sz w:val="20"/>
          <w:szCs w:val="20"/>
        </w:rPr>
      </w:pPr>
      <w:bookmarkStart w:colFirst="0" w:colLast="0" w:name="_heading=h.7zcw2d9tyqj5" w:id="57"/>
      <w:bookmarkEnd w:id="57"/>
      <w:r w:rsidDel="00000000" w:rsidR="00000000" w:rsidRPr="00000000">
        <w:rPr>
          <w:rFonts w:ascii="Microsoft Yahei" w:cs="Microsoft Yahei" w:eastAsia="Microsoft Yahei" w:hAnsi="Microsoft Yahei"/>
          <w:sz w:val="20"/>
          <w:szCs w:val="20"/>
          <w:rtl w:val="0"/>
        </w:rPr>
        <w:t xml:space="preserve">执行</w:t>
      </w:r>
    </w:p>
    <w:p w:rsidR="00000000" w:rsidDel="00000000" w:rsidP="00000000" w:rsidRDefault="00000000" w:rsidRPr="00000000" w14:paraId="0000054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与温控系统联动</w:t>
      </w:r>
    </w:p>
    <w:p w:rsidR="00000000" w:rsidDel="00000000" w:rsidP="00000000" w:rsidRDefault="00000000" w:rsidRPr="00000000" w14:paraId="0000054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执行数据回传 Sentinel</w:t>
      </w:r>
    </w:p>
    <w:p w:rsidR="00000000" w:rsidDel="00000000" w:rsidP="00000000" w:rsidRDefault="00000000" w:rsidRPr="00000000" w14:paraId="0000054F">
      <w:pPr>
        <w:pStyle w:val="Heading3"/>
        <w:rPr>
          <w:rFonts w:ascii="Microsoft Yahei" w:cs="Microsoft Yahei" w:eastAsia="Microsoft Yahei" w:hAnsi="Microsoft Yahei"/>
          <w:sz w:val="20"/>
          <w:szCs w:val="20"/>
        </w:rPr>
      </w:pPr>
      <w:bookmarkStart w:colFirst="0" w:colLast="0" w:name="_heading=h.s2q47w11t9w6" w:id="58"/>
      <w:bookmarkEnd w:id="58"/>
      <w:r w:rsidDel="00000000" w:rsidR="00000000" w:rsidRPr="00000000">
        <w:rPr>
          <w:rFonts w:ascii="Microsoft Yahei" w:cs="Microsoft Yahei" w:eastAsia="Microsoft Yahei" w:hAnsi="Microsoft Yahei"/>
          <w:sz w:val="20"/>
          <w:szCs w:val="20"/>
          <w:rtl w:val="0"/>
        </w:rPr>
        <w:t xml:space="preserve">审计</w:t>
      </w:r>
    </w:p>
    <w:p w:rsidR="00000000" w:rsidDel="00000000" w:rsidP="00000000" w:rsidRDefault="00000000" w:rsidRPr="00000000" w14:paraId="0000055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生成“采前低风险声明”</w:t>
      </w:r>
    </w:p>
    <w:p w:rsidR="00000000" w:rsidDel="00000000" w:rsidP="00000000" w:rsidRDefault="00000000" w:rsidRPr="00000000" w14:paraId="0000055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作为拍卖等级背书材料</w:t>
      </w:r>
    </w:p>
    <w:p w:rsidR="00000000" w:rsidDel="00000000" w:rsidP="00000000" w:rsidRDefault="00000000" w:rsidRPr="00000000" w14:paraId="00000552">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spacing w:line="240" w:lineRule="auto"/>
        <w:rPr>
          <w:rFonts w:ascii="Microsoft Yahei" w:cs="Microsoft Yahei" w:eastAsia="Microsoft Yahei" w:hAnsi="Microsoft Yahei"/>
          <w:color w:val="000000"/>
          <w:sz w:val="20"/>
          <w:szCs w:val="20"/>
        </w:rPr>
      </w:pPr>
      <w:bookmarkStart w:colFirst="0" w:colLast="0" w:name="_heading=h.xh56b8jqlq5k" w:id="59"/>
      <w:bookmarkEnd w:id="59"/>
      <w:r w:rsidDel="00000000" w:rsidR="00000000" w:rsidRPr="00000000">
        <w:rPr>
          <w:rFonts w:ascii="Microsoft Yahei" w:cs="Microsoft Yahei" w:eastAsia="Microsoft Yahei" w:hAnsi="Microsoft Yahei"/>
          <w:color w:val="000000"/>
          <w:sz w:val="20"/>
          <w:szCs w:val="20"/>
          <w:rtl w:val="0"/>
        </w:rPr>
        <w:t xml:space="preserve">I.4 商业与制度价值</w:t>
      </w:r>
    </w:p>
    <w:p w:rsidR="00000000" w:rsidDel="00000000" w:rsidP="00000000" w:rsidRDefault="00000000" w:rsidRPr="00000000" w14:paraId="0000055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等级提升</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br w:type="textWrapping"/>
        <w:t xml:space="preserve">更高拍卖起拍价</w:t>
      </w:r>
    </w:p>
    <w:p w:rsidR="00000000" w:rsidDel="00000000" w:rsidP="00000000" w:rsidRDefault="00000000" w:rsidRPr="00000000" w14:paraId="0000055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拒收率下降</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br w:type="textWrapping"/>
        <w:t xml:space="preserve">降低渠道摩擦</w:t>
      </w:r>
    </w:p>
    <w:p w:rsidR="00000000" w:rsidDel="00000000" w:rsidP="00000000" w:rsidRDefault="00000000" w:rsidRPr="00000000" w14:paraId="0000055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责任清晰</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br w:type="textWrapping"/>
        <w:t xml:space="preserve">采前风险是否被管理有据可查</w:t>
      </w:r>
    </w:p>
    <w:p w:rsidR="00000000" w:rsidDel="00000000" w:rsidP="00000000" w:rsidRDefault="00000000" w:rsidRPr="00000000" w14:paraId="00000557">
      <w:pPr>
        <w:spacing w:line="240" w:lineRule="auto"/>
        <w:rPr>
          <w:rFonts w:ascii="Microsoft Yahei" w:cs="Microsoft Yahei" w:eastAsia="Microsoft Yahei" w:hAnsi="Microsoft Yahe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spacing w:line="240" w:lineRule="auto"/>
        <w:rPr>
          <w:rFonts w:ascii="Microsoft Yahei" w:cs="Microsoft Yahei" w:eastAsia="Microsoft Yahei" w:hAnsi="Microsoft Yahei"/>
          <w:color w:val="000000"/>
          <w:sz w:val="20"/>
          <w:szCs w:val="20"/>
        </w:rPr>
      </w:pPr>
      <w:bookmarkStart w:colFirst="0" w:colLast="0" w:name="_heading=h.u024qui0av17" w:id="60"/>
      <w:bookmarkEnd w:id="60"/>
      <w:r w:rsidDel="00000000" w:rsidR="00000000" w:rsidRPr="00000000">
        <w:rPr>
          <w:rFonts w:ascii="Microsoft Yahei" w:cs="Microsoft Yahei" w:eastAsia="Microsoft Yahei" w:hAnsi="Microsoft Yahei"/>
          <w:color w:val="000000"/>
          <w:sz w:val="20"/>
          <w:szCs w:val="20"/>
          <w:rtl w:val="0"/>
        </w:rPr>
        <w:t xml:space="preserve">I.5 战略意义</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鲜切花方案证明：</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0"/>
          <w:bCs w:val="0"/>
          <w:i w:val="0"/>
          <w:iCs w:val="0"/>
          <w:smallCaps w:val="0"/>
          <w:strike w:val="0"/>
          <w:color w:val="000000"/>
          <w:sz w:val="20"/>
          <w:szCs w:val="20"/>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Sentinel 的价值不仅在“田间”，</w:t>
        <w:br w:type="textWrapping"/>
        <w:t xml:space="preserve">而在 </w:t>
      </w:r>
      <w:r w:rsidDel="00000000" w:rsidR="00000000" w:rsidRPr="00000000">
        <w:rPr>
          <w:rFonts w:ascii="Microsoft Yahei" w:cs="Microsoft Yahei" w:eastAsia="Microsoft Yahei" w:hAnsi="Microsoft Yahei"/>
          <w:b w:val="1"/>
          <w:bCs w:val="1"/>
          <w:i w:val="0"/>
          <w:iCs w:val="0"/>
          <w:smallCaps w:val="0"/>
          <w:strike w:val="0"/>
          <w:color w:val="000000"/>
          <w:sz w:val="20"/>
          <w:szCs w:val="20"/>
          <w:u w:val="none"/>
          <w:shd w:fill="auto" w:val="clear"/>
          <w:vertAlign w:val="baseline"/>
          <w:rtl w:val="0"/>
        </w:rPr>
        <w:t xml:space="preserve">连接生产决策与市场定级之间的断层</w:t>
      </w:r>
      <w:r w:rsidDel="00000000" w:rsidR="00000000" w:rsidRPr="00000000">
        <w:rPr>
          <w:rFonts w:ascii="Microsoft Yahei" w:cs="Microsoft Yahei" w:eastAsia="Microsoft Yahei" w:hAnsi="Microsoft Yahe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5B">
      <w:pPr>
        <w:spacing w:line="240" w:lineRule="auto"/>
        <w:rPr>
          <w:rFonts w:ascii="Microsoft Yahei" w:cs="Microsoft Yahei" w:eastAsia="Microsoft Yahei" w:hAnsi="Microsoft Yahei"/>
          <w:sz w:val="20"/>
          <w:szCs w:val="2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an" w:id="6" w:date="2026-02-14T20:19:20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14823798"/>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与第二章重复了</w:t>
          </w:r>
        </w:sdtContent>
      </w:sdt>
    </w:p>
  </w:comment>
  <w:comment w:author="Jinhua Zhang (Leo)" w:id="7" w:date="2026-02-14T22:27:59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93999597"/>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是的，第二章偏为什么农业需要决策系统，第三章偏为什么Sentinel现在这个战略定位</w:t>
          </w:r>
        </w:sdtContent>
      </w:sdt>
    </w:p>
  </w:comment>
  <w:comment w:author="Jian" w:id="2" w:date="2026-02-14T20:13:56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85617206"/>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我们的系统应该也没办法做到兜底吧？或许我们需要考虑引入保险机制给我们的合作农户/场</w:t>
          </w:r>
        </w:sdtContent>
      </w:sdt>
    </w:p>
  </w:comment>
  <w:comment w:author="Jinhua Zhang (Leo)" w:id="3" w:date="2026-02-14T22:24:07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25731623"/>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的，肯定不是传统的“兜底”。我们可以做的，是把决策变成有处方、有约束、有审计记录的结构，让风险变得可衡量、可追溯、可定价。在这个基础上，再和保险公司合作，为使用系统并按处方执行的农户设计更低保费或专属保障。我们不是直接赔钱的兜底者，而是让风险可以被专业机构兜底的“风控基础设施”。</w:t>
          </w:r>
        </w:sdtContent>
      </w:sdt>
    </w:p>
  </w:comment>
  <w:comment w:author="Jian" w:id="12" w:date="2026-02-14T20:25:03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70609590"/>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还是没太理解为什么sentinel可以承担责任？还是说我们公司会承担这个责任？</w:t>
          </w:r>
        </w:sdtContent>
      </w:sdt>
    </w:p>
  </w:comment>
  <w:comment w:author="Jinhua Zhang (Leo)" w:id="13" w:date="2026-02-14T22:34:57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63665409"/>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咱们肯定不能承担结果的责任，但是咱们可以做到类似程序正义，可审计的模式，确保咱们的数据，分析，决策分析流程，真实性.有些像法庭的流程，医疗的流程，不能保证结果，但是了流程可审计就行</w:t>
          </w:r>
        </w:sdtContent>
      </w:sdt>
    </w:p>
  </w:comment>
  <w:comment w:author="Jian" w:id="8" w:date="2026-02-14T20:21:35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68272211"/>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这一步存在很高的不确定性。因为人为记录会出现遗忘，错记，漏记等等</w:t>
          </w:r>
        </w:sdtContent>
      </w:sdt>
    </w:p>
  </w:comment>
  <w:comment w:author="Jinhua Zhang (Leo)" w:id="9" w:date="2026-02-14T22:30:16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98160328"/>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garbage in garbage out, 我觉得初期可能有不同的级别的产品，比如简单的人工数据输入问答式，纯软件分析。然后升级版本可以用传感器，所以我觉得咱们需要布局一下传感器，这时候中国产业链就有优势了</w:t>
          </w:r>
        </w:sdtContent>
      </w:sdt>
    </w:p>
  </w:comment>
  <w:comment w:author="Jian" w:id="14" w:date="2026-02-14T20:28:11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57512719"/>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也是因为这个先进的系统结构，可能我们在荷兰开发的系统会在国内遇到水土不服的情况。这个问题可能还需要好好思考一下，可能也需要在国内实地了解一下</w:t>
          </w:r>
        </w:sdtContent>
      </w:sdt>
    </w:p>
  </w:comment>
  <w:comment w:author="Jinhua Zhang (Leo)" w:id="15" w:date="2026-02-14T22:36:38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6932957"/>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肯定，我同学在农科院啥的负责对接国外技术，还有一些科研院校等，需要做国内的适配。当然首先咱们要了解一下包括荷兰在内的国际最先进和最适合咱们以及中国的技术，结构，模式</w:t>
          </w:r>
        </w:sdtContent>
      </w:sdt>
    </w:p>
  </w:comment>
  <w:comment w:author="Jian" w:id="0" w:date="2026-02-14T20:10:33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5955671"/>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所以这个会是新的收费模式么？用户先用，用好了再给钱</w:t>
          </w:r>
        </w:sdtContent>
      </w:sdt>
    </w:p>
  </w:comment>
  <w:comment w:author="Jinhua Zhang (Leo)" w:id="1" w:date="2026-02-14T22:22:03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2453527"/>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其实还是包月的，不是按照用了多少次数，而是根据减少重大决策错误、提升确定性收入来估算一个费用。先让你低门槛用起来，真的帮你减少损失、提高稳定收入之后，再按包季或托管收费</w:t>
          </w:r>
        </w:sdtContent>
      </w:sdt>
    </w:p>
  </w:comment>
  <w:comment w:author="Jian" w:id="18" w:date="2026-02-14T20:31:43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18365913"/>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不太理解。是说从失败案例里学习并成长的意思么？</w:t>
          </w:r>
        </w:sdtContent>
      </w:sdt>
    </w:p>
  </w:comment>
  <w:comment w:author="Jinhua Zhang (Leo)" w:id="19" w:date="2026-02-14T22:40:37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02833642"/>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对比失败和成功更能分析出咱们的切入点，利润空间，各种经验等。咱们的系统能降低失败</w:t>
          </w:r>
        </w:sdtContent>
      </w:sdt>
    </w:p>
  </w:comment>
  <w:comment w:author="Jian" w:id="16" w:date="2026-02-14T20:29:56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28566727"/>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如果是市场规模的话其实一套完成的系统在全世界都吃得开，就像荷兰的priva，专门做温室控制系统。</w:t>
          </w:r>
        </w:sdtContent>
      </w:sdt>
    </w:p>
  </w:comment>
  <w:comment w:author="Jinhua Zhang (Leo)" w:id="17" w:date="2026-02-14T22:39:08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32993578"/>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可以参考一下，不过他们的方案似乎比较全了，涉及很多硬件，工程整合等，咱们初期做不到。我觉得咱们做成个能兼容多种输入输出方式的偏软的比较好，可以研究一下具体什么模式适合</w:t>
          </w:r>
        </w:sdtContent>
      </w:sdt>
    </w:p>
  </w:comment>
  <w:comment w:author="Jian" w:id="10" w:date="2026-02-14T20:23:30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3214727"/>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数据汇总到我们这里后如何整合及处理 - 可能是一个比较关键的技术关</w:t>
          </w:r>
        </w:sdtContent>
      </w:sdt>
    </w:p>
  </w:comment>
  <w:comment w:author="Jinhua Zhang (Leo)" w:id="11" w:date="2026-02-14T22:32:23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12008406"/>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是啊，数据标准化，各种格式时空对齐，各种变量，然后分析和输出也要。部分可以用很多个小模型处理，部分可以用打分表，部分可以用传统程序，然后咱们用个真正的ai模型</w:t>
          </w:r>
        </w:sdtContent>
      </w:sdt>
    </w:p>
  </w:comment>
  <w:comment w:author="Jian" w:id="4" w:date="2026-02-14T20:16:58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58254947"/>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这个结论可能只适用于一小部分以农业生产为主业的企业。毕竟食物是战略资源，粮食安全一般都是国家兜底的。我们是不是应该提前把客户群体定位清楚？</w:t>
          </w:r>
        </w:sdtContent>
      </w:sdt>
    </w:p>
  </w:comment>
  <w:comment w:author="Jinhua Zhang (Leo)" w:id="5" w:date="2026-02-14T22:25:55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0346056"/>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出口要求高的，监管高的，经济价值高的。所以蓝莓花卉啥的可以。未来可考虑补贴多的粮食等作物</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5E" w15:done="0"/>
  <w15:commentEx w15:paraId="0000055F" w15:paraIdParent="0000055E" w15:done="0"/>
  <w15:commentEx w15:paraId="00000560" w15:done="0"/>
  <w15:commentEx w15:paraId="00000561" w15:paraIdParent="00000560" w15:done="0"/>
  <w15:commentEx w15:paraId="00000562" w15:done="0"/>
  <w15:commentEx w15:paraId="00000563" w15:paraIdParent="00000562" w15:done="0"/>
  <w15:commentEx w15:paraId="00000564" w15:done="0"/>
  <w15:commentEx w15:paraId="00000565" w15:paraIdParent="00000564" w15:done="0"/>
  <w15:commentEx w15:paraId="00000566" w15:done="0"/>
  <w15:commentEx w15:paraId="00000567" w15:paraIdParent="00000566" w15:done="0"/>
  <w15:commentEx w15:paraId="00000568" w15:done="0"/>
  <w15:commentEx w15:paraId="00000569" w15:paraIdParent="00000568" w15:done="0"/>
  <w15:commentEx w15:paraId="0000056A" w15:done="0"/>
  <w15:commentEx w15:paraId="0000056B" w15:paraIdParent="0000056A" w15:done="0"/>
  <w15:commentEx w15:paraId="0000056C" w15:done="0"/>
  <w15:commentEx w15:paraId="0000056D" w15:paraIdParent="0000056C" w15:done="0"/>
  <w15:commentEx w15:paraId="0000056E" w15:done="0"/>
  <w15:commentEx w15:paraId="0000056F" w15:paraIdParent="0000056E" w15:done="0"/>
  <w15:commentEx w15:paraId="00000570" w15:done="0"/>
  <w15:commentEx w15:paraId="00000571" w15:paraIdParent="0000057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Microsoft Yahe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682424"/>
    <w:pPr>
      <w:spacing w:after="100" w:afterAutospacing="1" w:before="100" w:beforeAutospacing="1"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rsid w:val="0085305C"/>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85305C"/>
    <w:rPr>
      <w:rFonts w:ascii="Times New Roman" w:cs="Times New Roman" w:eastAsia="Times New Roman" w:hAnsi="Times New Roman"/>
      <w:b w:val="1"/>
      <w:bCs w:val="1"/>
      <w:sz w:val="24"/>
      <w:szCs w:val="24"/>
    </w:rPr>
  </w:style>
  <w:style w:type="character" w:styleId="Strong">
    <w:name w:val="Strong"/>
    <w:basedOn w:val="DefaultParagraphFont"/>
    <w:uiPriority w:val="22"/>
    <w:qFormat w:val="1"/>
    <w:rsid w:val="0085305C"/>
    <w:rPr>
      <w:b w:val="1"/>
      <w:bCs w:val="1"/>
    </w:rPr>
  </w:style>
  <w:style w:type="character" w:styleId="Heading5Char" w:customStyle="1">
    <w:name w:val="Heading 5 Char"/>
    <w:basedOn w:val="DefaultParagraphFont"/>
    <w:link w:val="Heading5"/>
    <w:uiPriority w:val="9"/>
    <w:semiHidden w:val="1"/>
    <w:rsid w:val="0085305C"/>
    <w:rPr>
      <w:rFonts w:asciiTheme="majorHAnsi" w:cstheme="majorBidi" w:eastAsiaTheme="majorEastAsia" w:hAnsiTheme="majorHAnsi"/>
      <w:color w:val="2f5496" w:themeColor="accent1" w:themeShade="0000BF"/>
    </w:rPr>
  </w:style>
  <w:style w:type="character" w:styleId="Heading1Char" w:customStyle="1">
    <w:name w:val="Heading 1 Char"/>
    <w:basedOn w:val="DefaultParagraphFont"/>
    <w:link w:val="Heading1"/>
    <w:uiPriority w:val="9"/>
    <w:rsid w:val="003464DE"/>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3464DE"/>
    <w:pPr>
      <w:outlineLvl w:val="9"/>
    </w:pPr>
    <w:rPr>
      <w:lang w:eastAsia="en-US"/>
    </w:rPr>
  </w:style>
  <w:style w:type="paragraph" w:styleId="TOC3">
    <w:name w:val="toc 3"/>
    <w:basedOn w:val="Normal"/>
    <w:next w:val="Normal"/>
    <w:autoRedefine w:val="1"/>
    <w:uiPriority w:val="39"/>
    <w:unhideWhenUsed w:val="1"/>
    <w:rsid w:val="003464DE"/>
    <w:pPr>
      <w:spacing w:after="100"/>
      <w:ind w:left="440"/>
    </w:pPr>
  </w:style>
  <w:style w:type="character" w:styleId="Hyperlink">
    <w:name w:val="Hyperlink"/>
    <w:basedOn w:val="DefaultParagraphFont"/>
    <w:uiPriority w:val="99"/>
    <w:unhideWhenUsed w:val="1"/>
    <w:rsid w:val="003464DE"/>
    <w:rPr>
      <w:color w:val="0563c1" w:themeColor="hyperlink"/>
      <w:u w:val="single"/>
    </w:rPr>
  </w:style>
  <w:style w:type="character" w:styleId="Heading2Char" w:customStyle="1">
    <w:name w:val="Heading 2 Char"/>
    <w:basedOn w:val="DefaultParagraphFont"/>
    <w:link w:val="Heading2"/>
    <w:uiPriority w:val="9"/>
    <w:semiHidden w:val="1"/>
    <w:rsid w:val="00A137CA"/>
    <w:rPr>
      <w:rFonts w:asciiTheme="majorHAnsi" w:cstheme="majorBidi" w:eastAsiaTheme="majorEastAsia" w:hAnsiTheme="majorHAnsi"/>
      <w:color w:val="2f5496" w:themeColor="accent1" w:themeShade="0000BF"/>
      <w:sz w:val="26"/>
      <w:szCs w:val="26"/>
    </w:rPr>
  </w:style>
  <w:style w:type="paragraph" w:styleId="TOC1">
    <w:name w:val="toc 1"/>
    <w:basedOn w:val="Normal"/>
    <w:next w:val="Normal"/>
    <w:autoRedefine w:val="1"/>
    <w:uiPriority w:val="39"/>
    <w:unhideWhenUsed w:val="1"/>
    <w:rsid w:val="005F6AE5"/>
    <w:pPr>
      <w:spacing w:after="100"/>
    </w:pPr>
  </w:style>
  <w:style w:type="paragraph" w:styleId="TOC2">
    <w:name w:val="toc 2"/>
    <w:basedOn w:val="Normal"/>
    <w:next w:val="Normal"/>
    <w:autoRedefine w:val="1"/>
    <w:uiPriority w:val="39"/>
    <w:unhideWhenUsed w:val="1"/>
    <w:rsid w:val="005F6AE5"/>
    <w:pPr>
      <w:spacing w:after="100"/>
      <w:ind w:left="220"/>
    </w:pPr>
  </w:style>
  <w:style w:type="paragraph" w:styleId="Header">
    <w:name w:val="header"/>
    <w:basedOn w:val="Normal"/>
    <w:link w:val="HeaderChar"/>
    <w:uiPriority w:val="99"/>
    <w:unhideWhenUsed w:val="1"/>
    <w:rsid w:val="004436EB"/>
    <w:pPr>
      <w:tabs>
        <w:tab w:val="center" w:pos="4320"/>
        <w:tab w:val="right" w:pos="8640"/>
      </w:tabs>
      <w:spacing w:after="0" w:line="240" w:lineRule="auto"/>
    </w:pPr>
  </w:style>
  <w:style w:type="character" w:styleId="HeaderChar" w:customStyle="1">
    <w:name w:val="Header Char"/>
    <w:basedOn w:val="DefaultParagraphFont"/>
    <w:link w:val="Header"/>
    <w:uiPriority w:val="99"/>
    <w:rsid w:val="004436EB"/>
  </w:style>
  <w:style w:type="paragraph" w:styleId="Footer">
    <w:name w:val="footer"/>
    <w:basedOn w:val="Normal"/>
    <w:link w:val="FooterChar"/>
    <w:uiPriority w:val="99"/>
    <w:unhideWhenUsed w:val="1"/>
    <w:rsid w:val="004436EB"/>
    <w:pPr>
      <w:tabs>
        <w:tab w:val="center" w:pos="4320"/>
        <w:tab w:val="right" w:pos="8640"/>
      </w:tabs>
      <w:spacing w:after="0" w:line="240" w:lineRule="auto"/>
    </w:pPr>
  </w:style>
  <w:style w:type="character" w:styleId="FooterChar" w:customStyle="1">
    <w:name w:val="Footer Char"/>
    <w:basedOn w:val="DefaultParagraphFont"/>
    <w:link w:val="Footer"/>
    <w:uiPriority w:val="99"/>
    <w:rsid w:val="004436E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PpsKDkWr4cELLsh4QzGtjrWnA==">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2026-01-31T20:46:00Z</dcterms:created>
  <dc:creator>Jinhua Zhang</dc:creator>
</cp:coreProperties>
</file>